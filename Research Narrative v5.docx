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213702" w14:textId="13693F9D" w:rsidR="001A52C5" w:rsidRPr="00DA42AE" w:rsidRDefault="00F214F2" w:rsidP="00445869">
      <w:pPr>
        <w:pStyle w:val="Heading1"/>
        <w:tabs>
          <w:tab w:val="left" w:pos="6480"/>
        </w:tabs>
        <w:spacing w:before="240"/>
        <w:rPr>
          <w:rFonts w:ascii="Arial" w:hAnsi="Arial" w:cs="Arial"/>
          <w:b w:val="0"/>
          <w:i/>
          <w:color w:val="auto"/>
          <w:sz w:val="22"/>
          <w:szCs w:val="22"/>
        </w:rPr>
      </w:pPr>
      <w:r w:rsidRPr="00DA42AE">
        <w:rPr>
          <w:rFonts w:ascii="Arial" w:hAnsi="Arial" w:cs="Arial"/>
          <w:color w:val="auto"/>
          <w:sz w:val="22"/>
          <w:szCs w:val="22"/>
        </w:rPr>
        <w:t>Proposed Research Activities</w:t>
      </w:r>
      <w:r w:rsidR="009029FB">
        <w:rPr>
          <w:rFonts w:ascii="Arial" w:hAnsi="Arial" w:cs="Arial"/>
          <w:color w:val="auto"/>
          <w:sz w:val="22"/>
          <w:szCs w:val="22"/>
        </w:rPr>
        <w:tab/>
      </w:r>
      <w:r w:rsidR="004D1335">
        <w:rPr>
          <w:rFonts w:ascii="Arial" w:hAnsi="Arial" w:cs="Arial"/>
          <w:color w:val="auto"/>
          <w:sz w:val="22"/>
          <w:szCs w:val="22"/>
        </w:rPr>
        <w:tab/>
      </w:r>
      <w:r w:rsidR="002D30CF">
        <w:rPr>
          <w:rFonts w:ascii="Arial" w:hAnsi="Arial" w:cs="Arial"/>
          <w:color w:val="auto"/>
          <w:sz w:val="22"/>
          <w:szCs w:val="22"/>
        </w:rPr>
        <w:tab/>
      </w:r>
      <w:r w:rsidR="002D30CF">
        <w:rPr>
          <w:rFonts w:ascii="Arial" w:hAnsi="Arial" w:cs="Arial"/>
          <w:color w:val="auto"/>
          <w:sz w:val="22"/>
          <w:szCs w:val="22"/>
        </w:rPr>
        <w:tab/>
      </w:r>
    </w:p>
    <w:p w14:paraId="28CD640D" w14:textId="45A3C78A" w:rsidR="00BF0768" w:rsidRDefault="006D4CF8">
      <w:pPr>
        <w:rPr>
          <w:rFonts w:ascii="Arial" w:hAnsi="Arial" w:cs="Arial"/>
        </w:rPr>
      </w:pPr>
      <w:ins w:id="0" w:author="Steven Furlanetto" w:date="2016-07-08T12:54:00Z">
        <w:r>
          <w:rPr>
            <w:rFonts w:ascii="Arial" w:hAnsi="Arial" w:cs="Arial"/>
            <w:noProof/>
            <w:lang w:bidi="ar-SA"/>
            <w:rPrChange w:id="1">
              <w:rPr>
                <w:noProof/>
                <w:lang w:bidi="ar-SA"/>
              </w:rPr>
            </w:rPrChange>
          </w:rPr>
          <w:drawing>
            <wp:inline distT="0" distB="0" distL="0" distR="0" wp14:anchorId="372ACFD3" wp14:editId="0073B191">
              <wp:extent cx="6141854" cy="1976059"/>
              <wp:effectExtent l="0" t="0" r="5080" b="5715"/>
              <wp:docPr id="2" name="Picture 2" descr="Macintosh HD:Users:sfurlane:Desktop:reio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furlane:Desktop:reion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1854" cy="1976059"/>
                      </a:xfrm>
                      <a:prstGeom prst="rect">
                        <a:avLst/>
                      </a:prstGeom>
                      <a:noFill/>
                      <a:ln>
                        <a:noFill/>
                      </a:ln>
                    </pic:spPr>
                  </pic:pic>
                </a:graphicData>
              </a:graphic>
            </wp:inline>
          </w:drawing>
        </w:r>
      </w:ins>
    </w:p>
    <w:p w14:paraId="36D8078F" w14:textId="77DAFFB7" w:rsidR="00BF0768" w:rsidRPr="00BF0768" w:rsidRDefault="00BF0768" w:rsidP="00BF0768">
      <w:pPr>
        <w:ind w:firstLine="0"/>
        <w:jc w:val="both"/>
      </w:pPr>
      <w:r w:rsidRPr="00BF0768">
        <w:t xml:space="preserve">Fig. 1 – </w:t>
      </w:r>
      <w:r w:rsidR="004F62A6" w:rsidRPr="00D9139C">
        <w:rPr>
          <w:b/>
        </w:rPr>
        <w:t>The Cosmic Dawn Institut</w:t>
      </w:r>
      <w:r w:rsidR="00C65ABF">
        <w:rPr>
          <w:b/>
        </w:rPr>
        <w:t xml:space="preserve">e (CDI) will study a </w:t>
      </w:r>
      <w:proofErr w:type="gramStart"/>
      <w:r w:rsidR="00C65ABF">
        <w:rPr>
          <w:b/>
        </w:rPr>
        <w:t xml:space="preserve">heretofore </w:t>
      </w:r>
      <w:r w:rsidR="004F62A6" w:rsidRPr="00D9139C">
        <w:rPr>
          <w:b/>
        </w:rPr>
        <w:t>unexplored</w:t>
      </w:r>
      <w:proofErr w:type="gramEnd"/>
      <w:r w:rsidR="004F62A6" w:rsidRPr="00D9139C">
        <w:rPr>
          <w:b/>
        </w:rPr>
        <w:t xml:space="preserve"> era in our Universe’s history, the </w:t>
      </w:r>
      <w:r w:rsidR="004F62A6" w:rsidRPr="00D9139C">
        <w:rPr>
          <w:b/>
          <w:i/>
        </w:rPr>
        <w:t>Cosmic “Dark Ages”</w:t>
      </w:r>
      <w:r w:rsidR="004F62A6" w:rsidRPr="00D9139C">
        <w:rPr>
          <w:b/>
        </w:rPr>
        <w:t xml:space="preserve"> and </w:t>
      </w:r>
      <w:r w:rsidR="004F62A6" w:rsidRPr="00D9139C">
        <w:rPr>
          <w:b/>
          <w:i/>
        </w:rPr>
        <w:t>Reionization</w:t>
      </w:r>
      <w:r w:rsidR="004F62A6" w:rsidRPr="00D9139C">
        <w:rPr>
          <w:b/>
        </w:rPr>
        <w:t>.</w:t>
      </w:r>
      <w:r w:rsidR="004F62A6">
        <w:t xml:space="preserve"> </w:t>
      </w:r>
      <w:r w:rsidRPr="004F62A6">
        <w:t>T</w:t>
      </w:r>
      <w:r w:rsidR="004F62A6">
        <w:t>he figure shows a t</w:t>
      </w:r>
      <w:r w:rsidRPr="004F62A6">
        <w:t>imeline</w:t>
      </w:r>
      <w:r w:rsidRPr="00BF0768">
        <w:t xml:space="preserve"> of our Universe’s history, with time measured backwards from the present day labeled on the bottom axis. At early times (far left), the Universe’s properties have been well mapped out by CMB experiments. At the present day (far right), traditional astronomical observations have provided a wealth of measurements. However, the </w:t>
      </w:r>
      <w:r w:rsidR="004F62A6">
        <w:t>Cosmic Dawn</w:t>
      </w:r>
      <w:r w:rsidRPr="00BF0768">
        <w:t xml:space="preserve">, </w:t>
      </w:r>
      <w:r w:rsidR="004F62A6">
        <w:t>when the first stars and galaxies formed, are a new frontier whose astrophysics the CDI will help to unlock</w:t>
      </w:r>
      <w:r w:rsidRPr="00BF0768">
        <w:t xml:space="preserve">. </w:t>
      </w:r>
      <w:proofErr w:type="gramStart"/>
      <w:r w:rsidRPr="00BF0768">
        <w:t>From Robertson et al. (2010).</w:t>
      </w:r>
      <w:proofErr w:type="gramEnd"/>
    </w:p>
    <w:p w14:paraId="18A6CC92" w14:textId="77777777" w:rsidR="00BF0768" w:rsidRPr="00BF0768" w:rsidRDefault="00BF0768" w:rsidP="00BF0768">
      <w:pPr>
        <w:jc w:val="both"/>
        <w:rPr>
          <w:rFonts w:cs="Arial"/>
          <w:b/>
          <w:bCs/>
          <w:u w:val="single"/>
        </w:rPr>
      </w:pPr>
    </w:p>
    <w:p w14:paraId="5202CBCA" w14:textId="77777777" w:rsidR="00BF0768" w:rsidRPr="00BF0768" w:rsidRDefault="00BF0768" w:rsidP="00BF0768">
      <w:pPr>
        <w:ind w:firstLine="0"/>
        <w:jc w:val="both"/>
        <w:rPr>
          <w:rFonts w:cs="Arial"/>
          <w:b/>
          <w:bCs/>
          <w:u w:val="single"/>
        </w:rPr>
      </w:pPr>
      <w:r w:rsidRPr="00BF0768">
        <w:rPr>
          <w:rFonts w:cs="Arial"/>
          <w:b/>
          <w:bCs/>
          <w:u w:val="single"/>
        </w:rPr>
        <w:t>I. Introduction: The crucial epoch of the Cosmic Dawn</w:t>
      </w:r>
    </w:p>
    <w:p w14:paraId="5050DA8D" w14:textId="3D2DE784" w:rsidR="00BF0768" w:rsidRPr="00BF0768" w:rsidRDefault="008C2F0F" w:rsidP="00BF0768">
      <w:pPr>
        <w:ind w:firstLine="720"/>
        <w:jc w:val="both"/>
      </w:pPr>
      <w:r>
        <w:t xml:space="preserve">One of cosmology’s primary goals </w:t>
      </w:r>
      <w:r w:rsidR="00BF0768" w:rsidRPr="00BF0768">
        <w:t xml:space="preserve">is to understand how the complex, beautiful astronomical structures surrounding us today formed from simple primordial physics. In the last few decades, astrophysicists have established a framework for this story: tiny perturbations generated by the Big Bang slowly coalesce under their mutual gravity to form increasingly dense structures and eventually complicated galaxies. However, the details of precisely how these galaxies grow within dark clumps of matter into the first luminous objects – thereby inducing the </w:t>
      </w:r>
      <w:r w:rsidR="00BF0768" w:rsidRPr="00BF0768">
        <w:rPr>
          <w:b/>
        </w:rPr>
        <w:t>Cosmic Dawn</w:t>
      </w:r>
      <w:r w:rsidR="00A444AE">
        <w:rPr>
          <w:b/>
        </w:rPr>
        <w:t xml:space="preserve"> </w:t>
      </w:r>
      <w:r w:rsidR="00BF0768" w:rsidRPr="00BF0768">
        <w:t>– remain unknown, representing a key missing piece in our cosmic timeline (see Fig.1).</w:t>
      </w:r>
    </w:p>
    <w:p w14:paraId="48DD28B7" w14:textId="70004341" w:rsidR="00BF0768" w:rsidRPr="00BF0768" w:rsidRDefault="00BF0768" w:rsidP="00BF0768">
      <w:pPr>
        <w:ind w:firstLine="720"/>
        <w:jc w:val="both"/>
        <w:rPr>
          <w:b/>
        </w:rPr>
      </w:pPr>
      <w:r w:rsidRPr="00BF0768">
        <w:t>The Cosmic Dawn also fascinates astronomers because it holds so much information about the constituents of our Universe</w:t>
      </w:r>
      <w:r w:rsidR="00724B55">
        <w:t xml:space="preserve"> (e.g., Loeb &amp; Furlanetto 2013)</w:t>
      </w:r>
      <w:r w:rsidRPr="00BF0768">
        <w:t xml:space="preserve">: its large-scale properties (such as the distribution of matter) drive the formation of the first stars and galaxies, which in turn ionize the hydrogen atoms found throughout the intergalactic medium (IGM), a process known as </w:t>
      </w:r>
      <w:r w:rsidRPr="00BF0768">
        <w:rPr>
          <w:i/>
        </w:rPr>
        <w:t>reionization</w:t>
      </w:r>
      <w:r w:rsidRPr="00BF0768">
        <w:t xml:space="preserve">. Indeed, the Cosmic Dawn was cited as one of three top science priorities in the 2010 </w:t>
      </w:r>
      <w:r w:rsidRPr="00BF0768">
        <w:rPr>
          <w:i/>
        </w:rPr>
        <w:t>New Worlds, New Horizons of Astronomy and Astrophysics Decadal Survey</w:t>
      </w:r>
      <w:r w:rsidRPr="00BF0768">
        <w:t xml:space="preserve"> conducted across the entire astronomical community. </w:t>
      </w:r>
      <w:r w:rsidRPr="00BF0768">
        <w:rPr>
          <w:b/>
        </w:rPr>
        <w:t>The University of California Cosmic Dawn In</w:t>
      </w:r>
      <w:ins w:id="2" w:author="Asantha Cooray" w:date="2016-06-28T14:52:00Z">
        <w:r w:rsidR="00C27E6D">
          <w:rPr>
            <w:b/>
          </w:rPr>
          <w:t xml:space="preserve">stitute </w:t>
        </w:r>
      </w:ins>
      <w:r w:rsidRPr="00BF0768">
        <w:rPr>
          <w:b/>
        </w:rPr>
        <w:t>(CDI) will catapult UC to worldwide leadership in the study of this period.</w:t>
      </w:r>
    </w:p>
    <w:p w14:paraId="4CEE3059" w14:textId="777ED50F" w:rsidR="008C2F0F" w:rsidRDefault="00BF0768" w:rsidP="008C2F0F">
      <w:pPr>
        <w:ind w:firstLine="720"/>
        <w:jc w:val="both"/>
      </w:pPr>
      <w:r w:rsidRPr="00BF0768">
        <w:t xml:space="preserve">While theorists have long studied the Cosmic Dawn, it is only now coming into focus observationally. </w:t>
      </w:r>
      <w:r w:rsidR="00F37E74">
        <w:t>There are two basic approaches to this era. The first uses t</w:t>
      </w:r>
      <w:r w:rsidRPr="00BF0768">
        <w:t xml:space="preserve">raditional astronomical observations </w:t>
      </w:r>
      <w:r w:rsidR="00F37E74">
        <w:t xml:space="preserve">of luminous sources </w:t>
      </w:r>
      <w:r w:rsidRPr="00BF0768">
        <w:t xml:space="preserve">with the </w:t>
      </w:r>
      <w:r w:rsidRPr="00BF0768">
        <w:rPr>
          <w:i/>
        </w:rPr>
        <w:t>Hubble Space Telescope</w:t>
      </w:r>
      <w:r w:rsidRPr="00BF0768">
        <w:t xml:space="preserve"> and facilities like UC’s </w:t>
      </w:r>
      <w:r w:rsidRPr="00BF0768">
        <w:rPr>
          <w:i/>
        </w:rPr>
        <w:t>Keck Observatory</w:t>
      </w:r>
      <w:r w:rsidRPr="00BF0768">
        <w:t xml:space="preserve">. These observations are challenging, because the galaxies’ optical light is shifted into the near-infrared and partly absorbed by intervening material, </w:t>
      </w:r>
      <w:r w:rsidR="00F37E74">
        <w:t xml:space="preserve">but in the past few years astronomers have assembled relatively large samples of galaxies at the tail end of this era </w:t>
      </w:r>
      <w:r w:rsidR="00F37E74" w:rsidRPr="00BF0768">
        <w:t>(e.g., Stark et al. 2010, Robert</w:t>
      </w:r>
      <w:ins w:id="3" w:author="Brant Robertson" w:date="2016-07-07T21:32:00Z">
        <w:r w:rsidR="009073D4">
          <w:t>s</w:t>
        </w:r>
      </w:ins>
      <w:r w:rsidR="00F37E74" w:rsidRPr="00BF0768">
        <w:t>on et al. 2010, 2013,</w:t>
      </w:r>
      <w:ins w:id="4" w:author="Brant Robertson" w:date="2016-07-07T21:32:00Z">
        <w:r w:rsidR="009073D4">
          <w:t xml:space="preserve"> 2015,</w:t>
        </w:r>
      </w:ins>
      <w:r w:rsidR="00F37E74" w:rsidRPr="00BF0768">
        <w:t xml:space="preserve"> </w:t>
      </w:r>
      <w:proofErr w:type="spellStart"/>
      <w:r w:rsidR="00F37E74" w:rsidRPr="00BF0768">
        <w:t>Treu</w:t>
      </w:r>
      <w:proofErr w:type="spellEnd"/>
      <w:r w:rsidR="00F37E74" w:rsidRPr="00BF0768">
        <w:t xml:space="preserve"> et al. 2013, </w:t>
      </w:r>
      <w:proofErr w:type="spellStart"/>
      <w:r w:rsidR="00F37E74" w:rsidRPr="00BF0768">
        <w:t>Oesch</w:t>
      </w:r>
      <w:proofErr w:type="spellEnd"/>
      <w:r w:rsidR="00F37E74" w:rsidRPr="00BF0768">
        <w:t xml:space="preserve"> et al. 2014</w:t>
      </w:r>
      <w:r w:rsidR="00F37E74">
        <w:t xml:space="preserve">, </w:t>
      </w:r>
      <w:proofErr w:type="spellStart"/>
      <w:ins w:id="5" w:author="Brant Robertson" w:date="2016-07-07T21:32:00Z">
        <w:r w:rsidR="009073D4">
          <w:t>Bouwens</w:t>
        </w:r>
        <w:proofErr w:type="spellEnd"/>
        <w:r w:rsidR="009073D4">
          <w:t xml:space="preserve"> et al. 2015, </w:t>
        </w:r>
        <w:proofErr w:type="spellStart"/>
        <w:r w:rsidR="009073D4">
          <w:t>Atek</w:t>
        </w:r>
        <w:proofErr w:type="spellEnd"/>
        <w:r w:rsidR="009073D4">
          <w:t xml:space="preserve"> et al. 2015</w:t>
        </w:r>
      </w:ins>
      <w:r w:rsidR="00F37E74" w:rsidRPr="00BF0768">
        <w:t>)</w:t>
      </w:r>
      <w:r w:rsidR="00F37E74">
        <w:t>. The alternative is to observe properties of the IGM, which contains 95% of the matter at this time. Measurements of the cosmic microwave background (CMB) and abso</w:t>
      </w:r>
      <w:r w:rsidR="0026106A">
        <w:t xml:space="preserve">rption toward luminous sources </w:t>
      </w:r>
      <w:r w:rsidR="00F37E74">
        <w:t xml:space="preserve">are mostly consistent with </w:t>
      </w:r>
      <w:r w:rsidR="0026106A">
        <w:t xml:space="preserve">inferences from </w:t>
      </w:r>
      <w:r w:rsidR="00F37E74">
        <w:t>the galaxy samples (</w:t>
      </w:r>
      <w:ins w:id="6" w:author="Brant Robertson" w:date="2016-07-07T21:35:00Z">
        <w:r w:rsidR="009073D4">
          <w:t xml:space="preserve">Bolton et al. 2012, </w:t>
        </w:r>
      </w:ins>
      <w:proofErr w:type="spellStart"/>
      <w:r w:rsidR="00BA1485">
        <w:t>Hinshaw</w:t>
      </w:r>
      <w:proofErr w:type="spellEnd"/>
      <w:r w:rsidR="00BA1485">
        <w:t xml:space="preserve"> et al. 2013, </w:t>
      </w:r>
      <w:ins w:id="7" w:author="Brant Robertson" w:date="2016-07-07T21:36:00Z">
        <w:r w:rsidR="00716D7A">
          <w:t>Becker et al. 2015</w:t>
        </w:r>
        <w:r w:rsidR="009073D4">
          <w:t xml:space="preserve">, </w:t>
        </w:r>
      </w:ins>
      <w:ins w:id="8" w:author="Brant Robertson" w:date="2016-07-07T21:34:00Z">
        <w:r w:rsidR="009073D4" w:rsidRPr="00BA1485">
          <w:t>Planck Collaboration 2016</w:t>
        </w:r>
      </w:ins>
      <w:r w:rsidR="00F37E74" w:rsidRPr="00F37E74">
        <w:t>).</w:t>
      </w:r>
      <w:r w:rsidR="00F37E74">
        <w:t xml:space="preserve"> </w:t>
      </w:r>
    </w:p>
    <w:p w14:paraId="46682BD4" w14:textId="57C0A4FF" w:rsidR="008C2F0F" w:rsidRDefault="00F37E74" w:rsidP="00516490">
      <w:pPr>
        <w:ind w:firstLine="720"/>
        <w:jc w:val="both"/>
      </w:pPr>
      <w:r>
        <w:t xml:space="preserve">However, these probes </w:t>
      </w:r>
      <w:r w:rsidR="0026106A">
        <w:t xml:space="preserve">are indirect and </w:t>
      </w:r>
      <w:r>
        <w:t xml:space="preserve">contain </w:t>
      </w:r>
      <w:r w:rsidR="0026106A">
        <w:t xml:space="preserve">only </w:t>
      </w:r>
      <w:r>
        <w:t xml:space="preserve">a small fraction of the information available from the IGM. </w:t>
      </w:r>
      <w:r w:rsidR="0026106A">
        <w:t xml:space="preserve">Dedicated low-frequency radio telescopes have the unique opportunity to unlock the rest of this information </w:t>
      </w:r>
    </w:p>
    <w:p w14:paraId="2DC0B845" w14:textId="7B7158CA" w:rsidR="008C2F0F" w:rsidRPr="008C2F0F" w:rsidRDefault="008C2F0F" w:rsidP="008C2F0F">
      <w:pPr>
        <w:ind w:firstLine="720"/>
        <w:jc w:val="both"/>
      </w:pPr>
      <w:r>
        <w:rPr>
          <w:rFonts w:ascii="Helvetica" w:hAnsi="Helvetica" w:cs="Helvetica"/>
          <w:noProof/>
          <w:sz w:val="24"/>
          <w:szCs w:val="24"/>
          <w:lang w:bidi="ar-SA"/>
        </w:rPr>
        <w:lastRenderedPageBreak/>
        <w:drawing>
          <wp:inline distT="0" distB="0" distL="0" distR="0" wp14:anchorId="5BC2AD8B" wp14:editId="56889B44">
            <wp:extent cx="3111312" cy="171425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1975" cy="1714623"/>
                    </a:xfrm>
                    <a:prstGeom prst="rect">
                      <a:avLst/>
                    </a:prstGeom>
                    <a:noFill/>
                    <a:ln>
                      <a:noFill/>
                    </a:ln>
                  </pic:spPr>
                </pic:pic>
              </a:graphicData>
            </a:graphic>
          </wp:inline>
        </w:drawing>
      </w:r>
      <w:r>
        <w:rPr>
          <w:rFonts w:cs="Arial"/>
          <w:bCs/>
        </w:rPr>
        <w:t xml:space="preserve"> </w:t>
      </w:r>
      <w:r>
        <w:rPr>
          <w:rFonts w:cs="Arial"/>
          <w:bCs/>
          <w:noProof/>
          <w:lang w:bidi="ar-SA"/>
        </w:rPr>
        <w:drawing>
          <wp:inline distT="0" distB="0" distL="0" distR="0" wp14:anchorId="51B95D83" wp14:editId="4F455450">
            <wp:extent cx="2833719" cy="2168071"/>
            <wp:effectExtent l="0" t="0" r="11430" b="0"/>
            <wp:docPr id="6" name="Picture 6" descr="Macintosh HD:Users:sfurlane:Desktop:Screen Shot 2016-07-05 at 12.2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furlane:Desktop:Screen Shot 2016-07-05 at 12.21.3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4032" cy="2168310"/>
                    </a:xfrm>
                    <a:prstGeom prst="rect">
                      <a:avLst/>
                    </a:prstGeom>
                    <a:noFill/>
                    <a:ln>
                      <a:noFill/>
                    </a:ln>
                  </pic:spPr>
                </pic:pic>
              </a:graphicData>
            </a:graphic>
          </wp:inline>
        </w:drawing>
      </w:r>
    </w:p>
    <w:p w14:paraId="5569ED55" w14:textId="63E0FC68" w:rsidR="008C2F0F" w:rsidRDefault="008C2F0F" w:rsidP="008C2F0F">
      <w:pPr>
        <w:ind w:firstLine="0"/>
        <w:jc w:val="both"/>
        <w:rPr>
          <w:rFonts w:cs="Arial"/>
          <w:bCs/>
        </w:rPr>
      </w:pPr>
      <w:r w:rsidRPr="00BF0768">
        <w:rPr>
          <w:rFonts w:cs="Arial"/>
          <w:bCs/>
        </w:rPr>
        <w:t xml:space="preserve">Fig. 2 – </w:t>
      </w:r>
      <w:r w:rsidRPr="00D9139C">
        <w:rPr>
          <w:rFonts w:cs="Arial"/>
          <w:b/>
          <w:bCs/>
        </w:rPr>
        <w:t>The CDI places UC at the forefront of the emerging field of the Cosmic Dawn by linking modeling and analysis of that era with revolutionary observations</w:t>
      </w:r>
      <w:r>
        <w:rPr>
          <w:rFonts w:cs="Arial"/>
          <w:bCs/>
        </w:rPr>
        <w:t xml:space="preserve">, such as those to be made with the </w:t>
      </w:r>
      <w:r w:rsidRPr="00BF0768">
        <w:rPr>
          <w:rFonts w:cs="Arial"/>
          <w:bCs/>
        </w:rPr>
        <w:t>UC-led Hydrogen Epoch of Reionization Array (HERA</w:t>
      </w:r>
      <w:r>
        <w:rPr>
          <w:rFonts w:cs="Arial"/>
          <w:bCs/>
        </w:rPr>
        <w:t>)</w:t>
      </w:r>
      <w:r w:rsidRPr="00BF0768">
        <w:rPr>
          <w:rFonts w:cs="Arial"/>
          <w:bCs/>
        </w:rPr>
        <w:t xml:space="preserve">. Pictured </w:t>
      </w:r>
      <w:r>
        <w:rPr>
          <w:rFonts w:cs="Arial"/>
          <w:bCs/>
        </w:rPr>
        <w:t xml:space="preserve">at </w:t>
      </w:r>
      <w:r w:rsidRPr="00587437">
        <w:rPr>
          <w:rFonts w:cs="Arial"/>
          <w:bCs/>
          <w:i/>
        </w:rPr>
        <w:t>left</w:t>
      </w:r>
      <w:r w:rsidRPr="00BF0768">
        <w:rPr>
          <w:rFonts w:cs="Arial"/>
          <w:bCs/>
        </w:rPr>
        <w:t xml:space="preserve"> </w:t>
      </w:r>
      <w:r>
        <w:rPr>
          <w:rFonts w:cs="Arial"/>
          <w:bCs/>
        </w:rPr>
        <w:t>are the first 19 antennae of that array in South Africa’s Karoo Desert, each with a diameter of 14 m. The final array</w:t>
      </w:r>
      <w:r w:rsidRPr="00BF0768">
        <w:rPr>
          <w:rFonts w:cs="Arial"/>
          <w:bCs/>
        </w:rPr>
        <w:t xml:space="preserve">, which will consist of </w:t>
      </w:r>
      <w:r>
        <w:rPr>
          <w:rFonts w:cs="Arial"/>
          <w:bCs/>
        </w:rPr>
        <w:t>240</w:t>
      </w:r>
      <w:r w:rsidRPr="00BF0768">
        <w:rPr>
          <w:rFonts w:cs="Arial"/>
          <w:bCs/>
        </w:rPr>
        <w:t xml:space="preserve"> radio dishes, </w:t>
      </w:r>
      <w:r>
        <w:rPr>
          <w:rFonts w:cs="Arial"/>
          <w:bCs/>
        </w:rPr>
        <w:t>will</w:t>
      </w:r>
      <w:r w:rsidRPr="00BF0768">
        <w:rPr>
          <w:rFonts w:cs="Arial"/>
          <w:bCs/>
        </w:rPr>
        <w:t xml:space="preserve"> provide the first direct observations of the reionization process over the next few years. </w:t>
      </w:r>
      <w:r>
        <w:rPr>
          <w:rFonts w:cs="Arial"/>
          <w:bCs/>
        </w:rPr>
        <w:t xml:space="preserve">At </w:t>
      </w:r>
      <w:r w:rsidRPr="00587437">
        <w:rPr>
          <w:rFonts w:cs="Arial"/>
          <w:bCs/>
          <w:i/>
        </w:rPr>
        <w:t>right</w:t>
      </w:r>
      <w:r>
        <w:rPr>
          <w:rFonts w:cs="Arial"/>
          <w:bCs/>
        </w:rPr>
        <w:t xml:space="preserve">, we show two of HERA’s observables in a set of models of early galaxies about 600 </w:t>
      </w:r>
      <w:proofErr w:type="spellStart"/>
      <w:r>
        <w:rPr>
          <w:rFonts w:cs="Arial"/>
          <w:bCs/>
        </w:rPr>
        <w:t>Myr</w:t>
      </w:r>
      <w:proofErr w:type="spellEnd"/>
      <w:r>
        <w:rPr>
          <w:rFonts w:cs="Arial"/>
          <w:bCs/>
        </w:rPr>
        <w:t xml:space="preserve"> after the Big Bang (symbols; here we vary only the star formation efficiency inside galaxies and the chemical composition of those galaxies). The abscissa corresponds to the fraction of the IGM that is neutral at that time, while the ordinate shows the </w:t>
      </w:r>
      <w:ins w:id="9" w:author="Steven Furlanetto" w:date="2016-07-08T12:55:00Z">
        <w:r w:rsidR="00DA7A63">
          <w:rPr>
            <w:rFonts w:cs="Arial"/>
            <w:bCs/>
          </w:rPr>
          <w:t xml:space="preserve">spin </w:t>
        </w:r>
      </w:ins>
      <w:r>
        <w:rPr>
          <w:rFonts w:cs="Arial"/>
          <w:bCs/>
        </w:rPr>
        <w:t>temperature of the gas. Current PAPER observations disfavor the model at bottom right (</w:t>
      </w:r>
      <w:proofErr w:type="spellStart"/>
      <w:r>
        <w:rPr>
          <w:rFonts w:cs="Arial"/>
          <w:bCs/>
        </w:rPr>
        <w:t>Greig</w:t>
      </w:r>
      <w:proofErr w:type="spellEnd"/>
      <w:r>
        <w:rPr>
          <w:rFonts w:cs="Arial"/>
          <w:bCs/>
        </w:rPr>
        <w:t xml:space="preserve"> et al. 2016). </w:t>
      </w:r>
      <w:r w:rsidRPr="000758D0">
        <w:rPr>
          <w:rFonts w:cs="Arial"/>
          <w:b/>
          <w:bCs/>
        </w:rPr>
        <w:t>The CDI will analyze a wide variety of observational probes through a unified framework of galaxy formation in order to optimize constraints on the Cosmic Dawn.</w:t>
      </w:r>
      <w:r>
        <w:rPr>
          <w:rFonts w:cs="Arial"/>
          <w:bCs/>
        </w:rPr>
        <w:t xml:space="preserve"> From </w:t>
      </w:r>
      <w:proofErr w:type="spellStart"/>
      <w:r>
        <w:rPr>
          <w:rFonts w:cs="Arial"/>
          <w:bCs/>
        </w:rPr>
        <w:t>Mirocha</w:t>
      </w:r>
      <w:proofErr w:type="spellEnd"/>
      <w:r>
        <w:rPr>
          <w:rFonts w:cs="Arial"/>
          <w:bCs/>
        </w:rPr>
        <w:t xml:space="preserve"> et al. (2016)</w:t>
      </w:r>
    </w:p>
    <w:p w14:paraId="2517890C" w14:textId="77777777" w:rsidR="008C2F0F" w:rsidRPr="00BF0768" w:rsidRDefault="008C2F0F" w:rsidP="008C2F0F">
      <w:pPr>
        <w:ind w:firstLine="0"/>
        <w:jc w:val="both"/>
        <w:rPr>
          <w:rFonts w:cs="Arial"/>
          <w:bCs/>
        </w:rPr>
      </w:pPr>
    </w:p>
    <w:p w14:paraId="48BDC0C7" w14:textId="1DA9DCFB" w:rsidR="00BF0768" w:rsidRPr="00BF0768" w:rsidRDefault="008C2F0F" w:rsidP="008C2F0F">
      <w:pPr>
        <w:ind w:firstLine="0"/>
        <w:jc w:val="both"/>
      </w:pPr>
      <w:proofErr w:type="gramStart"/>
      <w:r>
        <w:t>by</w:t>
      </w:r>
      <w:proofErr w:type="gramEnd"/>
      <w:r>
        <w:t xml:space="preserve"> directly measuring the IGM’s properties. The neutral hydrogen that comprises the bulk of the IGM emits faint </w:t>
      </w:r>
      <w:r w:rsidR="0026106A">
        <w:t xml:space="preserve">radio waves via </w:t>
      </w:r>
      <w:r w:rsidR="00BF0768" w:rsidRPr="00BF0768">
        <w:t>the “spin-flip” transition of neutral hydrogen as such a probe. This transition, with a rest wavelength of 21 cm, is driven by magnetic interactions between the proton and the electron and is extraordinarily weak – but the enormous quantity of hydrogen in the Universe nonetheless renders it visible.</w:t>
      </w:r>
      <w:r w:rsidR="0026106A">
        <w:t xml:space="preserve"> With this line, such telescopes can </w:t>
      </w:r>
      <w:r w:rsidR="00BF0768" w:rsidRPr="00BF0768">
        <w:t xml:space="preserve">trace the distribution of neutral hydrogen in three dimensions. Since the first galaxies </w:t>
      </w:r>
      <w:r w:rsidR="00E23D6C">
        <w:t>determine</w:t>
      </w:r>
      <w:r w:rsidR="00BF0768" w:rsidRPr="00BF0768">
        <w:t xml:space="preserve"> the neutral hydrogen content of the IGM, 21-cm mapping provides an inci</w:t>
      </w:r>
      <w:r w:rsidR="0026106A">
        <w:t>sive probe of both the IGM and luminous sources</w:t>
      </w:r>
      <w:r w:rsidR="00BF0768" w:rsidRPr="00BF0768">
        <w:t xml:space="preserve"> (Furlanetto et al. 2006, Morales &amp; </w:t>
      </w:r>
      <w:proofErr w:type="spellStart"/>
      <w:r w:rsidR="00BF0768" w:rsidRPr="00BF0768">
        <w:t>Wyithe</w:t>
      </w:r>
      <w:proofErr w:type="spellEnd"/>
      <w:r w:rsidR="00BF0768" w:rsidRPr="00BF0768">
        <w:t xml:space="preserve"> 2010, Pritchard &amp; Loeb 2012).</w:t>
      </w:r>
    </w:p>
    <w:p w14:paraId="2B6FA22E" w14:textId="1B35190A" w:rsidR="00BF0768" w:rsidRPr="00BF0768" w:rsidRDefault="00E23D6C" w:rsidP="008C2F0F">
      <w:pPr>
        <w:ind w:firstLine="720"/>
        <w:jc w:val="both"/>
      </w:pPr>
      <w:r>
        <w:t>Over the past several years</w:t>
      </w:r>
      <w:r w:rsidR="00BF0768" w:rsidRPr="00BF0768">
        <w:t xml:space="preserve">, </w:t>
      </w:r>
      <w:r>
        <w:t>a suite</w:t>
      </w:r>
      <w:r w:rsidR="00BF0768" w:rsidRPr="00BF0768">
        <w:t xml:space="preserve"> </w:t>
      </w:r>
      <w:r w:rsidR="00F954E5">
        <w:t xml:space="preserve">of </w:t>
      </w:r>
      <w:r w:rsidR="00BF0768" w:rsidRPr="00BF0768">
        <w:t xml:space="preserve">radio interferometers </w:t>
      </w:r>
      <w:r w:rsidR="00F954E5">
        <w:t>have targeted this signal</w:t>
      </w:r>
      <w:r>
        <w:t>, including</w:t>
      </w:r>
      <w:r w:rsidR="00BF0768" w:rsidRPr="00BF0768">
        <w:t xml:space="preserve"> the </w:t>
      </w:r>
      <w:proofErr w:type="spellStart"/>
      <w:r w:rsidR="00BF0768" w:rsidRPr="00BF0768">
        <w:t>LOw</w:t>
      </w:r>
      <w:proofErr w:type="spellEnd"/>
      <w:r w:rsidR="00BF0768" w:rsidRPr="00BF0768">
        <w:t xml:space="preserve"> Frequency </w:t>
      </w:r>
      <w:proofErr w:type="spellStart"/>
      <w:r w:rsidR="00BF0768" w:rsidRPr="00BF0768">
        <w:t>ARray</w:t>
      </w:r>
      <w:proofErr w:type="spellEnd"/>
      <w:r w:rsidR="00BF0768" w:rsidRPr="00BF0768">
        <w:t xml:space="preserve"> (LOFAR; </w:t>
      </w:r>
      <w:proofErr w:type="spellStart"/>
      <w:r w:rsidR="00BF0768" w:rsidRPr="00BF0768">
        <w:t>Mellema</w:t>
      </w:r>
      <w:proofErr w:type="spellEnd"/>
      <w:r w:rsidR="00BF0768" w:rsidRPr="00BF0768">
        <w:t xml:space="preserve"> et al. 2013), the Murchison </w:t>
      </w:r>
      <w:proofErr w:type="spellStart"/>
      <w:r w:rsidR="00BF0768" w:rsidRPr="00BF0768">
        <w:t>Widefield</w:t>
      </w:r>
      <w:proofErr w:type="spellEnd"/>
      <w:r w:rsidR="00BF0768" w:rsidRPr="00BF0768">
        <w:t xml:space="preserve"> Array (Bowman et al. 2013, </w:t>
      </w:r>
      <w:proofErr w:type="spellStart"/>
      <w:r w:rsidR="00BF0768" w:rsidRPr="00BF0768">
        <w:t>Tingay</w:t>
      </w:r>
      <w:proofErr w:type="spellEnd"/>
      <w:r w:rsidR="00BF0768" w:rsidRPr="00BF0768">
        <w:t xml:space="preserve"> et al. 2013</w:t>
      </w:r>
      <w:r w:rsidR="00724B55">
        <w:t>, Dillon et al. 2015</w:t>
      </w:r>
      <w:r w:rsidR="00BF0768" w:rsidRPr="00BF0768">
        <w:t xml:space="preserve">) and the Giant </w:t>
      </w:r>
      <w:proofErr w:type="spellStart"/>
      <w:r w:rsidR="00BF0768" w:rsidRPr="00BF0768">
        <w:t>Metrewave</w:t>
      </w:r>
      <w:proofErr w:type="spellEnd"/>
      <w:r w:rsidR="00BF0768" w:rsidRPr="00BF0768">
        <w:t xml:space="preserve"> Radio Telescope Epoch of Reionization experiment (GMRT-</w:t>
      </w:r>
      <w:proofErr w:type="spellStart"/>
      <w:r w:rsidR="00BF0768" w:rsidRPr="00BF0768">
        <w:t>EoR</w:t>
      </w:r>
      <w:proofErr w:type="spellEnd"/>
      <w:r w:rsidR="00BF0768" w:rsidRPr="00BF0768">
        <w:t xml:space="preserve">; </w:t>
      </w:r>
      <w:proofErr w:type="spellStart"/>
      <w:r w:rsidR="00BF0768" w:rsidRPr="00BF0768">
        <w:t>Paciga</w:t>
      </w:r>
      <w:proofErr w:type="spellEnd"/>
      <w:r w:rsidR="00BF0768" w:rsidRPr="00BF0768">
        <w:t xml:space="preserve"> et al. 2013). </w:t>
      </w:r>
      <w:r w:rsidR="0026106A">
        <w:t>Importantly, UC Berkeley leads the</w:t>
      </w:r>
      <w:r w:rsidR="0026106A" w:rsidRPr="00BF0768">
        <w:t xml:space="preserve"> Donald C. Backer Precision Array for Probing the Epoch of Reionization (PAPER; Parsons et al. 2010</w:t>
      </w:r>
      <w:r w:rsidR="0026106A">
        <w:t xml:space="preserve">). </w:t>
      </w:r>
      <w:r w:rsidR="00BF0768" w:rsidRPr="00BF0768">
        <w:t>In spirit, these telescopes are similar to Cosmic Microwave Background (CMB) experiments, which revolutionized cosmology by mapping the earliest epochs of cosmic evolution. With 21-cm cosmology, we have the opportunity to do the same for the Cosmic Dawn.</w:t>
      </w:r>
    </w:p>
    <w:p w14:paraId="40C281EA" w14:textId="4654B368" w:rsidR="00BF0768" w:rsidRPr="00BF0768" w:rsidRDefault="00F954E5" w:rsidP="00317D60">
      <w:pPr>
        <w:ind w:firstLine="720"/>
        <w:jc w:val="both"/>
      </w:pPr>
      <w:r>
        <w:t xml:space="preserve">PAPER has pioneered novel data analysis techniques </w:t>
      </w:r>
      <w:r w:rsidR="00317D60">
        <w:t>(</w:t>
      </w:r>
      <w:ins w:id="10" w:author="Steven Furlanetto" w:date="2016-07-11T13:14:00Z">
        <w:r w:rsidR="00317D60">
          <w:t>Parsons et al. 2012a,b, Liu et al. 2014,a</w:t>
        </w:r>
        <w:proofErr w:type="gramStart"/>
        <w:r w:rsidR="00317D60">
          <w:t>,b</w:t>
        </w:r>
      </w:ins>
      <w:proofErr w:type="gramEnd"/>
      <w:r w:rsidR="00317D60">
        <w:t xml:space="preserve">) </w:t>
      </w:r>
      <w:r>
        <w:t xml:space="preserve">that have </w:t>
      </w:r>
      <w:ins w:id="11" w:author="Steven Furlanetto" w:date="2016-07-11T13:13:00Z">
        <w:r w:rsidR="00047B5D">
          <w:t>led to the most stringent upper limits on the cosmological signal, already placing severe constraints on so-called ‘cold-reionization’ theories</w:t>
        </w:r>
      </w:ins>
      <w:ins w:id="12" w:author="Steven Furlanetto" w:date="2016-07-11T13:14:00Z">
        <w:r w:rsidR="00047B5D">
          <w:t xml:space="preserve"> (</w:t>
        </w:r>
      </w:ins>
      <w:r w:rsidR="00317D60">
        <w:t xml:space="preserve">Ali et al. 2015, </w:t>
      </w:r>
      <w:proofErr w:type="spellStart"/>
      <w:r w:rsidR="00317D60">
        <w:t>Pober</w:t>
      </w:r>
      <w:proofErr w:type="spellEnd"/>
      <w:r w:rsidR="00317D60">
        <w:t xml:space="preserve"> et al. 2015</w:t>
      </w:r>
      <w:ins w:id="13" w:author="Steven Furlanetto" w:date="2016-07-11T13:14:00Z">
        <w:r w:rsidR="00047B5D">
          <w:t>)</w:t>
        </w:r>
      </w:ins>
      <w:ins w:id="14" w:author="Steven Furlanetto" w:date="2016-07-11T13:13:00Z">
        <w:r w:rsidR="00047B5D">
          <w:t>.  In conju</w:t>
        </w:r>
      </w:ins>
      <w:ins w:id="15" w:author="Steven Furlanetto" w:date="2016-07-11T13:14:00Z">
        <w:r w:rsidR="00047B5D">
          <w:t>n</w:t>
        </w:r>
      </w:ins>
      <w:ins w:id="16" w:author="Steven Furlanetto" w:date="2016-07-11T13:13:00Z">
        <w:r w:rsidR="00047B5D">
          <w:t xml:space="preserve">ction with </w:t>
        </w:r>
      </w:ins>
      <w:ins w:id="17" w:author="Steven Furlanetto" w:date="2016-07-11T13:14:00Z">
        <w:r w:rsidR="00047B5D">
          <w:t>wor</w:t>
        </w:r>
      </w:ins>
      <w:r w:rsidR="00317D60">
        <w:t>k completed under our MRPI planning grant</w:t>
      </w:r>
      <w:r w:rsidR="00E23D6C">
        <w:t xml:space="preserve">, the NSF has now approved funding for the next-generation </w:t>
      </w:r>
      <w:r w:rsidR="00E23D6C">
        <w:t xml:space="preserve">21-cm </w:t>
      </w:r>
      <w:proofErr w:type="spellStart"/>
      <w:r w:rsidR="00E23D6C">
        <w:t>telescope</w:t>
      </w:r>
      <w:ins w:id="18" w:author="Steven Furlanetto" w:date="2016-07-11T13:15:00Z">
        <w:r w:rsidR="00047B5D">
          <w:t>successor</w:t>
        </w:r>
        <w:proofErr w:type="spellEnd"/>
        <w:r w:rsidR="00047B5D">
          <w:t xml:space="preserve"> to PAPER</w:t>
        </w:r>
      </w:ins>
      <w:r w:rsidR="00E23D6C">
        <w:t xml:space="preserve">, the UC-led </w:t>
      </w:r>
      <w:r w:rsidR="00BF0768" w:rsidRPr="00BF0768">
        <w:t xml:space="preserve">Hydrogen Epoch of Reionization Array (HERA; </w:t>
      </w:r>
      <w:proofErr w:type="spellStart"/>
      <w:r w:rsidR="00580952">
        <w:t>DeBoer</w:t>
      </w:r>
      <w:proofErr w:type="spellEnd"/>
      <w:r w:rsidR="00580952">
        <w:t xml:space="preserve"> et al. 2016; </w:t>
      </w:r>
      <w:r w:rsidR="00BF0768" w:rsidRPr="00BF0768">
        <w:t xml:space="preserve">see Fig. 2). This instrument will have both an enormous collecting area and an extraordinarily rapid survey speed – both essential for surveying the large cosmic volumes necessary for these measurements. </w:t>
      </w:r>
      <w:r w:rsidR="00E23D6C">
        <w:t xml:space="preserve">A prototype instrument is already </w:t>
      </w:r>
      <w:r w:rsidR="00E23D6C">
        <w:lastRenderedPageBreak/>
        <w:t>observing in South</w:t>
      </w:r>
      <w:r w:rsidR="008C2F0F">
        <w:t xml:space="preserve"> Africa, and expansion to a 240</w:t>
      </w:r>
      <w:r w:rsidR="00E23D6C">
        <w:t>-dish array will begin later this year.</w:t>
      </w:r>
      <w:r w:rsidR="00BF0768" w:rsidRPr="00BF0768">
        <w:t xml:space="preserve"> Forecasts suggest that HERA will make a definitive characterization of the 21-cm signal from reionization by 2020 (</w:t>
      </w:r>
      <w:proofErr w:type="spellStart"/>
      <w:r w:rsidR="00BF0768" w:rsidRPr="00BF0768">
        <w:t>Pober</w:t>
      </w:r>
      <w:proofErr w:type="spellEnd"/>
      <w:r w:rsidR="00BF0768" w:rsidRPr="00BF0768">
        <w:t xml:space="preserve"> et al. 2014).</w:t>
      </w:r>
    </w:p>
    <w:p w14:paraId="476F2E82" w14:textId="434354E3" w:rsidR="00D046D8" w:rsidRDefault="00BF0768" w:rsidP="00EA7B3B">
      <w:pPr>
        <w:ind w:firstLine="720"/>
        <w:jc w:val="both"/>
        <w:rPr>
          <w:b/>
        </w:rPr>
      </w:pPr>
      <w:r w:rsidRPr="00BF0768">
        <w:t>Interpreting the 21-cm signal, however, is extremely difficult: these are complex statistical measurements that depend on a host of astrophysical processes, so their interpretation will require extensive modeling and analysis</w:t>
      </w:r>
      <w:r w:rsidR="00F635EF">
        <w:t>, well beyond that funded by the NSF</w:t>
      </w:r>
      <w:r w:rsidRPr="00BF0768">
        <w:t xml:space="preserve">. </w:t>
      </w:r>
      <w:r w:rsidR="00E23D6C">
        <w:t>Moreover, a complete under</w:t>
      </w:r>
      <w:r w:rsidR="00F635EF">
        <w:t>standing of this era requires combining the 21-cm data with complementary observations of the galaxies themselves and other astrophysical probes.</w:t>
      </w:r>
      <w:r w:rsidR="00147C9D">
        <w:t xml:space="preserve"> These techniques will also improve dramatically by the end of this decade, particularly with the launch of the James Webb Space Telescope (JWST) in late 2018 </w:t>
      </w:r>
      <w:r w:rsidR="005C1A36">
        <w:rPr>
          <w:color w:val="FF0000"/>
        </w:rPr>
        <w:t>[</w:t>
      </w:r>
      <w:proofErr w:type="spellStart"/>
      <w:r w:rsidR="00147C9D" w:rsidRPr="008C2F0F">
        <w:rPr>
          <w:color w:val="FF0000"/>
        </w:rPr>
        <w:t>SPHEREx</w:t>
      </w:r>
      <w:proofErr w:type="spellEnd"/>
      <w:r w:rsidR="00147C9D" w:rsidRPr="008C2F0F">
        <w:rPr>
          <w:color w:val="FF0000"/>
        </w:rPr>
        <w:t>???</w:t>
      </w:r>
      <w:r w:rsidR="005C1A36">
        <w:rPr>
          <w:color w:val="FF0000"/>
        </w:rPr>
        <w:t>]</w:t>
      </w:r>
      <w:r w:rsidR="00147C9D">
        <w:t>.</w:t>
      </w:r>
      <w:r w:rsidR="00F635EF">
        <w:t xml:space="preserve"> </w:t>
      </w:r>
      <w:r w:rsidR="00F635EF" w:rsidRPr="00F635EF">
        <w:rPr>
          <w:b/>
        </w:rPr>
        <w:t>The CDI will develop tools to (1) provide a unified theoretical interpretation of galaxy, 21-cm, and other measurements; (2) develop detailed cross-correlation techniques between these disparate probes; and (3) design next-generation experiments to ensure UC’s place at the forefront of this emerging field.</w:t>
      </w:r>
      <w:r w:rsidR="00D046D8">
        <w:rPr>
          <w:b/>
        </w:rPr>
        <w:t xml:space="preserve"> </w:t>
      </w:r>
    </w:p>
    <w:p w14:paraId="35FCDF77" w14:textId="77777777" w:rsidR="005C1A36" w:rsidRDefault="00B1178B" w:rsidP="00D046D8">
      <w:pPr>
        <w:ind w:firstLine="720"/>
        <w:jc w:val="both"/>
        <w:rPr>
          <w:rFonts w:cs="Arial"/>
        </w:rPr>
      </w:pPr>
      <w:r>
        <w:t>The CDI</w:t>
      </w:r>
      <w:r w:rsidR="00D046D8">
        <w:t xml:space="preserve"> is a </w:t>
      </w:r>
      <w:r w:rsidR="00D046D8" w:rsidRPr="00D046D8">
        <w:rPr>
          <w:b/>
        </w:rPr>
        <w:t xml:space="preserve">fundamentally system-wide </w:t>
      </w:r>
      <w:r w:rsidR="00D046D8">
        <w:rPr>
          <w:b/>
        </w:rPr>
        <w:t>project</w:t>
      </w:r>
      <w:r w:rsidR="00D046D8">
        <w:t xml:space="preserve">, </w:t>
      </w:r>
      <w:r>
        <w:t>uniting</w:t>
      </w:r>
      <w:r w:rsidR="00D046D8">
        <w:t xml:space="preserve"> expertise in four distinct efforts (galaxy theory, reionization theory, 21-cm observations</w:t>
      </w:r>
      <w:r w:rsidR="008C2F0F">
        <w:t>, and galaxy observations</w:t>
      </w:r>
      <w:r w:rsidR="00D046D8">
        <w:t xml:space="preserve">). </w:t>
      </w:r>
      <w:r w:rsidR="00BF0768" w:rsidRPr="00BF0768">
        <w:t>UC is uniquely positioned to</w:t>
      </w:r>
      <w:r w:rsidR="00D046D8">
        <w:t xml:space="preserve"> fill this niche, </w:t>
      </w:r>
      <w:r>
        <w:t>with</w:t>
      </w:r>
      <w:r w:rsidR="00D046D8">
        <w:t xml:space="preserve"> worldwide leaders </w:t>
      </w:r>
      <w:r w:rsidR="00BF0768" w:rsidRPr="00BF0768">
        <w:t xml:space="preserve">in all </w:t>
      </w:r>
      <w:r w:rsidR="00D046D8">
        <w:t>of these areas</w:t>
      </w:r>
      <w:r w:rsidR="00BF0768" w:rsidRPr="00BF0768">
        <w:rPr>
          <w:rFonts w:cs="Arial"/>
        </w:rPr>
        <w:t xml:space="preserve">. PI Steven Furlanetto (UCLA) </w:t>
      </w:r>
      <w:r>
        <w:rPr>
          <w:rFonts w:cs="Arial"/>
        </w:rPr>
        <w:t xml:space="preserve">and Co-PI </w:t>
      </w:r>
      <w:proofErr w:type="spellStart"/>
      <w:r>
        <w:rPr>
          <w:rFonts w:cs="Arial"/>
        </w:rPr>
        <w:t>Peng</w:t>
      </w:r>
      <w:proofErr w:type="spellEnd"/>
      <w:r>
        <w:rPr>
          <w:rFonts w:cs="Arial"/>
        </w:rPr>
        <w:t xml:space="preserve"> Oh (UCSB) </w:t>
      </w:r>
      <w:r w:rsidR="00BF0768" w:rsidRPr="00BF0768">
        <w:rPr>
          <w:rFonts w:cs="Arial"/>
        </w:rPr>
        <w:t xml:space="preserve">pioneered a theoretical understanding of reionization and the statistics of 21-cm telescopes. Co-PI Aaron Parsons (UCB) leads both the PAPER and HERA experiments. </w:t>
      </w:r>
      <w:r w:rsidR="00D046D8">
        <w:rPr>
          <w:rFonts w:cs="Arial"/>
        </w:rPr>
        <w:t>Co-PI</w:t>
      </w:r>
      <w:r>
        <w:rPr>
          <w:rFonts w:cs="Arial"/>
        </w:rPr>
        <w:t xml:space="preserve">s Brant Robertson (UCSC) and </w:t>
      </w:r>
      <w:proofErr w:type="spellStart"/>
      <w:r w:rsidRPr="00BF0768">
        <w:rPr>
          <w:rFonts w:cs="Arial"/>
        </w:rPr>
        <w:t>Asantha</w:t>
      </w:r>
      <w:proofErr w:type="spellEnd"/>
      <w:r w:rsidRPr="00BF0768">
        <w:rPr>
          <w:rFonts w:cs="Arial"/>
        </w:rPr>
        <w:t xml:space="preserve"> </w:t>
      </w:r>
      <w:proofErr w:type="spellStart"/>
      <w:r w:rsidRPr="00BF0768">
        <w:rPr>
          <w:rFonts w:cs="Arial"/>
        </w:rPr>
        <w:t>Cooray</w:t>
      </w:r>
      <w:proofErr w:type="spellEnd"/>
      <w:r w:rsidRPr="00BF0768">
        <w:rPr>
          <w:rFonts w:cs="Arial"/>
        </w:rPr>
        <w:t xml:space="preserve"> (UCI) </w:t>
      </w:r>
      <w:r>
        <w:rPr>
          <w:rFonts w:cs="Arial"/>
        </w:rPr>
        <w:t>have</w:t>
      </w:r>
      <w:r w:rsidR="00D046D8">
        <w:rPr>
          <w:rFonts w:cs="Arial"/>
        </w:rPr>
        <w:t xml:space="preserve"> led the interpretation of galaxy observations during the reionization era. </w:t>
      </w:r>
    </w:p>
    <w:p w14:paraId="2EB8D522" w14:textId="77777777" w:rsidR="00BF0768" w:rsidRPr="00BF0768" w:rsidRDefault="00BF0768" w:rsidP="00FF4936">
      <w:pPr>
        <w:rPr>
          <w:rFonts w:cs="Arial"/>
          <w:bCs/>
        </w:rPr>
      </w:pPr>
    </w:p>
    <w:p w14:paraId="6BF7D41C" w14:textId="77777777" w:rsidR="00BF0768" w:rsidRPr="00BF0768" w:rsidRDefault="00BF0768" w:rsidP="00BF0768">
      <w:pPr>
        <w:jc w:val="both"/>
        <w:rPr>
          <w:rFonts w:cs="Arial"/>
          <w:b/>
          <w:bCs/>
          <w:u w:val="single"/>
        </w:rPr>
      </w:pPr>
      <w:r w:rsidRPr="00BF0768">
        <w:rPr>
          <w:rFonts w:cs="Arial"/>
          <w:b/>
          <w:bCs/>
          <w:u w:val="single"/>
        </w:rPr>
        <w:t>II. Research Program</w:t>
      </w:r>
    </w:p>
    <w:p w14:paraId="1D91145C" w14:textId="337F6469" w:rsidR="00BF0768" w:rsidRPr="00BF0768" w:rsidRDefault="00924E32" w:rsidP="00E1455B">
      <w:pPr>
        <w:ind w:firstLine="0"/>
        <w:jc w:val="both"/>
        <w:rPr>
          <w:rFonts w:cs="Arial"/>
          <w:b/>
          <w:bCs/>
          <w:u w:val="single"/>
        </w:rPr>
      </w:pPr>
      <w:r>
        <w:rPr>
          <w:rFonts w:cs="Arial"/>
        </w:rPr>
        <w:t>Next</w:t>
      </w:r>
      <w:r w:rsidR="005C1A36">
        <w:rPr>
          <w:rFonts w:cs="Arial"/>
        </w:rPr>
        <w:t xml:space="preserve">, </w:t>
      </w:r>
      <w:r w:rsidR="00BF0768" w:rsidRPr="00BF0768">
        <w:rPr>
          <w:rFonts w:cs="Arial"/>
        </w:rPr>
        <w:t xml:space="preserve">we will </w:t>
      </w:r>
      <w:r w:rsidR="005C1A36">
        <w:rPr>
          <w:rFonts w:cs="Arial"/>
        </w:rPr>
        <w:t>articulate</w:t>
      </w:r>
      <w:r w:rsidR="00BF0768" w:rsidRPr="00BF0768">
        <w:rPr>
          <w:rFonts w:cs="Arial"/>
        </w:rPr>
        <w:t xml:space="preserve"> a research program that will enable the necessary advances and optimally position UC for the future (see Fig. 3). </w:t>
      </w:r>
      <w:r w:rsidR="00917EA9">
        <w:rPr>
          <w:rFonts w:cs="Arial"/>
        </w:rPr>
        <w:t>Our three conceptual t</w:t>
      </w:r>
      <w:r w:rsidR="00125793">
        <w:rPr>
          <w:rFonts w:cs="Arial"/>
        </w:rPr>
        <w:t>hemes</w:t>
      </w:r>
      <w:r w:rsidR="00917EA9">
        <w:rPr>
          <w:rFonts w:cs="Arial"/>
        </w:rPr>
        <w:t xml:space="preserve"> each </w:t>
      </w:r>
      <w:r w:rsidR="00125793">
        <w:rPr>
          <w:rFonts w:cs="Arial"/>
        </w:rPr>
        <w:t>necessitate</w:t>
      </w:r>
      <w:r w:rsidR="00917EA9">
        <w:rPr>
          <w:rFonts w:cs="Arial"/>
        </w:rPr>
        <w:t xml:space="preserve"> cross-campus collaboration. </w:t>
      </w:r>
    </w:p>
    <w:p w14:paraId="33F1E83D" w14:textId="0A19C4B8" w:rsidR="00237EBF" w:rsidRDefault="0038265D" w:rsidP="00917EA9">
      <w:pPr>
        <w:ind w:firstLine="0"/>
        <w:jc w:val="both"/>
        <w:rPr>
          <w:rFonts w:cs="Arial"/>
          <w:bCs/>
        </w:rPr>
      </w:pPr>
      <w:r>
        <w:rPr>
          <w:rFonts w:cs="Arial"/>
          <w:b/>
          <w:bCs/>
          <w:i/>
          <w:u w:val="single"/>
        </w:rPr>
        <w:t xml:space="preserve">A. </w:t>
      </w:r>
      <w:r w:rsidR="00917EA9" w:rsidRPr="00917EA9">
        <w:rPr>
          <w:rFonts w:cs="Arial"/>
          <w:b/>
          <w:bCs/>
          <w:i/>
          <w:u w:val="single"/>
        </w:rPr>
        <w:t>The data-model connection</w:t>
      </w:r>
      <w:r w:rsidR="00BF0768" w:rsidRPr="00917EA9">
        <w:rPr>
          <w:rFonts w:cs="Arial"/>
          <w:bCs/>
        </w:rPr>
        <w:t xml:space="preserve">: </w:t>
      </w:r>
      <w:r w:rsidR="00917EA9" w:rsidRPr="00917EA9">
        <w:rPr>
          <w:rFonts w:cs="Arial"/>
          <w:bCs/>
        </w:rPr>
        <w:t xml:space="preserve">HERA will precisely characterize the statistical properties of the 21-cm signal, primarily through its </w:t>
      </w:r>
      <w:r w:rsidR="00917EA9" w:rsidRPr="00917EA9">
        <w:rPr>
          <w:rFonts w:cs="Arial"/>
          <w:bCs/>
          <w:i/>
        </w:rPr>
        <w:t>power spectrum</w:t>
      </w:r>
      <w:r w:rsidR="00917EA9" w:rsidRPr="00917EA9">
        <w:rPr>
          <w:rFonts w:cs="Arial"/>
          <w:bCs/>
        </w:rPr>
        <w:t xml:space="preserve"> (or the fluctuation amplitude as a function of smoothing scale). Connecting these measurements to the properties of the first generations of galaxies and other luminous sources, as well as the constituents of the IGM, requires its interpretation through theoretical models at a much deeper level than currently available</w:t>
      </w:r>
      <w:r w:rsidR="00125793">
        <w:rPr>
          <w:rFonts w:cs="Arial"/>
          <w:bCs/>
        </w:rPr>
        <w:t xml:space="preserve"> (see Fig. 2)</w:t>
      </w:r>
      <w:r w:rsidR="00917EA9" w:rsidRPr="00917EA9">
        <w:rPr>
          <w:rFonts w:cs="Arial"/>
          <w:bCs/>
        </w:rPr>
        <w:t>. For example, the most sophisticated analysis tool available today (</w:t>
      </w:r>
      <w:proofErr w:type="spellStart"/>
      <w:r w:rsidR="00A604B7">
        <w:rPr>
          <w:rFonts w:cs="Arial"/>
          <w:bCs/>
        </w:rPr>
        <w:t>Greig</w:t>
      </w:r>
      <w:proofErr w:type="spellEnd"/>
      <w:r w:rsidR="00A604B7">
        <w:rPr>
          <w:rFonts w:cs="Arial"/>
          <w:bCs/>
        </w:rPr>
        <w:t xml:space="preserve"> &amp; </w:t>
      </w:r>
      <w:proofErr w:type="spellStart"/>
      <w:r w:rsidR="00A604B7">
        <w:rPr>
          <w:rFonts w:cs="Arial"/>
          <w:bCs/>
        </w:rPr>
        <w:t>Mesinger</w:t>
      </w:r>
      <w:proofErr w:type="spellEnd"/>
      <w:r w:rsidR="00A604B7">
        <w:rPr>
          <w:rFonts w:cs="Arial"/>
          <w:bCs/>
        </w:rPr>
        <w:t xml:space="preserve"> 2015</w:t>
      </w:r>
      <w:r w:rsidR="00917EA9" w:rsidRPr="00917EA9">
        <w:rPr>
          <w:rFonts w:cs="Arial"/>
          <w:bCs/>
        </w:rPr>
        <w:t>) cannot accommodate our “best guess” models for galaxies during the reionization era (</w:t>
      </w:r>
      <w:r w:rsidR="00125793">
        <w:rPr>
          <w:rFonts w:cs="Arial"/>
          <w:bCs/>
        </w:rPr>
        <w:t xml:space="preserve">shown in Fig. 2; </w:t>
      </w:r>
      <w:r w:rsidR="00580952">
        <w:rPr>
          <w:rFonts w:cs="Arial"/>
          <w:bCs/>
        </w:rPr>
        <w:t xml:space="preserve">Sun &amp; Furlanetto 2016, </w:t>
      </w:r>
      <w:proofErr w:type="spellStart"/>
      <w:r w:rsidR="00A604B7">
        <w:rPr>
          <w:rFonts w:cs="Arial"/>
          <w:bCs/>
        </w:rPr>
        <w:t>Mirocha</w:t>
      </w:r>
      <w:proofErr w:type="spellEnd"/>
      <w:r w:rsidR="00A604B7">
        <w:rPr>
          <w:rFonts w:cs="Arial"/>
          <w:bCs/>
        </w:rPr>
        <w:t xml:space="preserve"> et al. 2016</w:t>
      </w:r>
      <w:r w:rsidR="00917EA9" w:rsidRPr="00917EA9">
        <w:rPr>
          <w:rFonts w:cs="Arial"/>
          <w:bCs/>
        </w:rPr>
        <w:t>).</w:t>
      </w:r>
      <w:r w:rsidR="00237EBF">
        <w:rPr>
          <w:rFonts w:cs="Arial"/>
          <w:bCs/>
        </w:rPr>
        <w:t xml:space="preserve"> </w:t>
      </w:r>
      <w:r w:rsidR="00917EA9" w:rsidRPr="00237EBF">
        <w:rPr>
          <w:rFonts w:cs="Arial"/>
          <w:b/>
          <w:bCs/>
        </w:rPr>
        <w:t xml:space="preserve">This theme therefore focuses on developing more sophisticated statistical </w:t>
      </w:r>
      <w:r w:rsidR="00237EBF" w:rsidRPr="00237EBF">
        <w:rPr>
          <w:rFonts w:cs="Arial"/>
          <w:b/>
          <w:bCs/>
        </w:rPr>
        <w:t xml:space="preserve">analysis </w:t>
      </w:r>
      <w:r w:rsidR="00917EA9" w:rsidRPr="00237EBF">
        <w:rPr>
          <w:rFonts w:cs="Arial"/>
          <w:b/>
          <w:bCs/>
        </w:rPr>
        <w:t>tools as well as more effective models of both reionization and the galaxy population.</w:t>
      </w:r>
      <w:r w:rsidR="00917EA9">
        <w:rPr>
          <w:rFonts w:cs="Arial"/>
          <w:bCs/>
        </w:rPr>
        <w:t xml:space="preserve"> </w:t>
      </w:r>
    </w:p>
    <w:p w14:paraId="6492FDF3" w14:textId="1AC41DF9" w:rsidR="00A81220" w:rsidRDefault="00A81220" w:rsidP="00A81220">
      <w:pPr>
        <w:ind w:firstLine="720"/>
        <w:jc w:val="both"/>
        <w:rPr>
          <w:rFonts w:cs="Arial"/>
          <w:bCs/>
        </w:rPr>
      </w:pPr>
      <w:r>
        <w:rPr>
          <w:rFonts w:cs="Arial"/>
          <w:bCs/>
        </w:rPr>
        <w:t xml:space="preserve">(1) Co-I Liu, an expert in 21-cm data analysis, will work with Co-PI Oh, an expert in the reionization signal and its statistics, to </w:t>
      </w:r>
      <w:r w:rsidR="00442D0E">
        <w:rPr>
          <w:rFonts w:cs="Arial"/>
          <w:bCs/>
        </w:rPr>
        <w:t xml:space="preserve">develop fast, efficient </w:t>
      </w:r>
      <w:r>
        <w:rPr>
          <w:rFonts w:cs="Arial"/>
          <w:bCs/>
        </w:rPr>
        <w:t>analysis tools</w:t>
      </w:r>
      <w:r w:rsidR="00442D0E">
        <w:rPr>
          <w:rFonts w:cs="Arial"/>
          <w:bCs/>
        </w:rPr>
        <w:t xml:space="preserve"> that optimize the extraction of meaningful astrophysical parameters for rapi</w:t>
      </w:r>
      <w:r>
        <w:rPr>
          <w:rFonts w:cs="Arial"/>
          <w:bCs/>
        </w:rPr>
        <w:t>d application to HERA data</w:t>
      </w:r>
      <w:r w:rsidR="00580952">
        <w:rPr>
          <w:rFonts w:cs="Arial"/>
          <w:bCs/>
        </w:rPr>
        <w:t xml:space="preserve"> (e.g., Lin et al. 2016)</w:t>
      </w:r>
      <w:r>
        <w:rPr>
          <w:rFonts w:cs="Arial"/>
          <w:bCs/>
        </w:rPr>
        <w:t xml:space="preserve">. </w:t>
      </w:r>
    </w:p>
    <w:p w14:paraId="00A9E4D2" w14:textId="518B5C56" w:rsidR="005049BC" w:rsidRDefault="00A81220" w:rsidP="00A81220">
      <w:pPr>
        <w:ind w:firstLine="720"/>
        <w:jc w:val="both"/>
        <w:rPr>
          <w:rFonts w:cs="Arial"/>
          <w:bCs/>
        </w:rPr>
      </w:pPr>
      <w:r>
        <w:rPr>
          <w:rFonts w:cs="Arial"/>
          <w:bCs/>
        </w:rPr>
        <w:t>(2) PI Furlanetto has recently constructed a set of simple models of galaxy formation during the Cosmic Dawn, constrained by existing galaxy observations</w:t>
      </w:r>
      <w:r w:rsidR="00580952">
        <w:rPr>
          <w:rFonts w:cs="Arial"/>
          <w:bCs/>
        </w:rPr>
        <w:t xml:space="preserve"> (Sun &amp; Furlanetto 2016, </w:t>
      </w:r>
      <w:proofErr w:type="spellStart"/>
      <w:r w:rsidR="00580952">
        <w:rPr>
          <w:rFonts w:cs="Arial"/>
          <w:bCs/>
        </w:rPr>
        <w:t>Mirocha</w:t>
      </w:r>
      <w:proofErr w:type="spellEnd"/>
      <w:r w:rsidR="00580952">
        <w:rPr>
          <w:rFonts w:cs="Arial"/>
          <w:bCs/>
        </w:rPr>
        <w:t xml:space="preserve"> et al. 2016)</w:t>
      </w:r>
      <w:r>
        <w:rPr>
          <w:rFonts w:cs="Arial"/>
          <w:bCs/>
        </w:rPr>
        <w:t xml:space="preserve">. But these observations have not yet probed the faintest galaxies, </w:t>
      </w:r>
      <w:r w:rsidR="00442D0E">
        <w:rPr>
          <w:rFonts w:cs="Arial"/>
          <w:bCs/>
        </w:rPr>
        <w:t>which both dominate the star formation budget and are most li</w:t>
      </w:r>
      <w:r>
        <w:rPr>
          <w:rFonts w:cs="Arial"/>
          <w:bCs/>
        </w:rPr>
        <w:t>kely to host exotic processes</w:t>
      </w:r>
      <w:r w:rsidR="00442D0E">
        <w:rPr>
          <w:rFonts w:cs="Arial"/>
          <w:bCs/>
        </w:rPr>
        <w:t xml:space="preserve">. </w:t>
      </w:r>
      <w:r>
        <w:rPr>
          <w:rFonts w:cs="Arial"/>
          <w:bCs/>
        </w:rPr>
        <w:t xml:space="preserve">Together with Co-PI Robertson, Furlanetto </w:t>
      </w:r>
      <w:r w:rsidR="00442D0E">
        <w:rPr>
          <w:rFonts w:cs="Arial"/>
          <w:bCs/>
        </w:rPr>
        <w:t xml:space="preserve">will develop a comprehensive semi-analytic framework to model these galaxies, validated by </w:t>
      </w:r>
      <w:r>
        <w:rPr>
          <w:rFonts w:cs="Arial"/>
          <w:bCs/>
        </w:rPr>
        <w:t>Robertson’s</w:t>
      </w:r>
      <w:r w:rsidR="00442D0E">
        <w:rPr>
          <w:rFonts w:cs="Arial"/>
          <w:bCs/>
        </w:rPr>
        <w:t xml:space="preserve"> numerical simulations. </w:t>
      </w:r>
    </w:p>
    <w:p w14:paraId="17BFEED6" w14:textId="716FA7F8" w:rsidR="005049BC" w:rsidRDefault="005049BC" w:rsidP="00A81220">
      <w:pPr>
        <w:ind w:firstLine="720"/>
        <w:jc w:val="both"/>
        <w:rPr>
          <w:rFonts w:cs="Arial"/>
          <w:bCs/>
        </w:rPr>
      </w:pPr>
      <w:r>
        <w:rPr>
          <w:rFonts w:cs="Arial"/>
          <w:bCs/>
        </w:rPr>
        <w:t xml:space="preserve">(3) </w:t>
      </w:r>
      <w:ins w:id="19" w:author="Steven Furlanetto" w:date="2016-07-08T12:55:00Z">
        <w:r w:rsidR="00DA7A63">
          <w:rPr>
            <w:rFonts w:cs="Arial"/>
            <w:bCs/>
          </w:rPr>
          <w:t>Co-</w:t>
        </w:r>
      </w:ins>
      <w:r w:rsidR="0018734B">
        <w:rPr>
          <w:rFonts w:cs="Arial"/>
          <w:bCs/>
        </w:rPr>
        <w:t>P</w:t>
      </w:r>
      <w:ins w:id="20" w:author="Steven Furlanetto" w:date="2016-07-08T12:55:00Z">
        <w:r w:rsidR="00DA7A63">
          <w:rPr>
            <w:rFonts w:cs="Arial"/>
            <w:bCs/>
          </w:rPr>
          <w:t xml:space="preserve">I Oh will develop models of the </w:t>
        </w:r>
        <w:proofErr w:type="spellStart"/>
        <w:r w:rsidR="00DA7A63">
          <w:rPr>
            <w:rFonts w:cs="Arial"/>
            <w:bCs/>
          </w:rPr>
          <w:t>circumgalactic</w:t>
        </w:r>
        <w:proofErr w:type="spellEnd"/>
        <w:r w:rsidR="00DA7A63">
          <w:rPr>
            <w:rFonts w:cs="Arial"/>
            <w:bCs/>
          </w:rPr>
          <w:t xml:space="preserve"> medium of proto-galaxies, to better understand and place theoretical priors on the most uncertain parameters in reionization: the escape fraction of ionizing and Ly-alpha photons. In conjunction with Co-</w:t>
        </w:r>
      </w:ins>
      <w:r w:rsidR="0018734B">
        <w:rPr>
          <w:rFonts w:cs="Arial"/>
          <w:bCs/>
        </w:rPr>
        <w:t>P</w:t>
      </w:r>
      <w:ins w:id="21" w:author="Steven Furlanetto" w:date="2016-07-08T12:55:00Z">
        <w:r w:rsidR="00DA7A63">
          <w:rPr>
            <w:rFonts w:cs="Arial"/>
            <w:bCs/>
          </w:rPr>
          <w:t xml:space="preserve">I Robertson, he will devise multi-wavelength observational tests.  </w:t>
        </w:r>
      </w:ins>
    </w:p>
    <w:p w14:paraId="1FD770FD" w14:textId="6A622555" w:rsidR="00A81220" w:rsidRDefault="005049BC" w:rsidP="00424666">
      <w:pPr>
        <w:ind w:firstLine="720"/>
        <w:jc w:val="both"/>
        <w:rPr>
          <w:rFonts w:cs="Arial"/>
          <w:bCs/>
        </w:rPr>
      </w:pPr>
      <w:r>
        <w:rPr>
          <w:rFonts w:cs="Arial"/>
          <w:bCs/>
        </w:rPr>
        <w:t xml:space="preserve">(4) </w:t>
      </w:r>
      <w:r w:rsidR="00A81220">
        <w:rPr>
          <w:rFonts w:cs="Arial"/>
          <w:bCs/>
        </w:rPr>
        <w:t xml:space="preserve">In collaboration with the entire team, Furlanetto will use </w:t>
      </w:r>
      <w:r>
        <w:rPr>
          <w:rFonts w:cs="Arial"/>
          <w:bCs/>
        </w:rPr>
        <w:t>the theoretical</w:t>
      </w:r>
      <w:r w:rsidR="00A81220">
        <w:rPr>
          <w:rFonts w:cs="Arial"/>
          <w:bCs/>
        </w:rPr>
        <w:t xml:space="preserve"> </w:t>
      </w:r>
      <w:r>
        <w:rPr>
          <w:rFonts w:cs="Arial"/>
          <w:bCs/>
        </w:rPr>
        <w:t>model</w:t>
      </w:r>
      <w:r w:rsidR="00A81220">
        <w:rPr>
          <w:rFonts w:cs="Arial"/>
          <w:bCs/>
        </w:rPr>
        <w:t xml:space="preserve"> to develop a flexible statistical framework for interpreting 21-cm data </w:t>
      </w:r>
      <w:r w:rsidR="00A81220">
        <w:rPr>
          <w:rFonts w:cs="Arial"/>
          <w:bCs/>
          <w:i/>
        </w:rPr>
        <w:t>in combination</w:t>
      </w:r>
      <w:r w:rsidR="00A81220">
        <w:rPr>
          <w:rFonts w:cs="Arial"/>
          <w:bCs/>
        </w:rPr>
        <w:t xml:space="preserve"> with complementary astrophysical </w:t>
      </w:r>
      <w:r w:rsidR="00A81220">
        <w:rPr>
          <w:rFonts w:cs="Arial"/>
          <w:bCs/>
        </w:rPr>
        <w:lastRenderedPageBreak/>
        <w:t xml:space="preserve">measurements (especially galaxies) in order to extract the </w:t>
      </w:r>
      <w:r>
        <w:rPr>
          <w:rFonts w:cs="Arial"/>
          <w:bCs/>
        </w:rPr>
        <w:t>best</w:t>
      </w:r>
      <w:r w:rsidR="00A81220">
        <w:rPr>
          <w:rFonts w:cs="Arial"/>
          <w:bCs/>
        </w:rPr>
        <w:t xml:space="preserve"> constraints on early galaxy populations</w:t>
      </w:r>
      <w:r w:rsidR="00580952">
        <w:rPr>
          <w:rFonts w:cs="Arial"/>
          <w:bCs/>
        </w:rPr>
        <w:t xml:space="preserve"> (analogous to </w:t>
      </w:r>
      <w:proofErr w:type="spellStart"/>
      <w:r w:rsidR="00580952">
        <w:rPr>
          <w:rFonts w:cs="Arial"/>
          <w:bCs/>
        </w:rPr>
        <w:t>Mirocha</w:t>
      </w:r>
      <w:proofErr w:type="spellEnd"/>
      <w:r w:rsidR="00580952">
        <w:rPr>
          <w:rFonts w:cs="Arial"/>
          <w:bCs/>
        </w:rPr>
        <w:t xml:space="preserve"> et al. 2016)</w:t>
      </w:r>
      <w:r w:rsidR="00A81220">
        <w:rPr>
          <w:rFonts w:cs="Arial"/>
          <w:bCs/>
        </w:rPr>
        <w:t>.</w:t>
      </w:r>
    </w:p>
    <w:p w14:paraId="2716697C" w14:textId="71714C3D" w:rsidR="00A81220" w:rsidRDefault="00A81220" w:rsidP="00A81220">
      <w:pPr>
        <w:ind w:firstLine="0"/>
        <w:jc w:val="center"/>
        <w:rPr>
          <w:rFonts w:cs="Arial"/>
          <w:bCs/>
        </w:rPr>
      </w:pPr>
      <w:r>
        <w:rPr>
          <w:rFonts w:cs="Arial"/>
          <w:b/>
          <w:bCs/>
          <w:noProof/>
          <w:u w:val="single"/>
          <w:lang w:bidi="ar-SA"/>
        </w:rPr>
        <mc:AlternateContent>
          <mc:Choice Requires="wps">
            <w:drawing>
              <wp:anchor distT="0" distB="0" distL="114300" distR="114300" simplePos="0" relativeHeight="251659264" behindDoc="0" locked="0" layoutInCell="1" allowOverlap="1" wp14:anchorId="37EC4F93" wp14:editId="7FB580D5">
                <wp:simplePos x="0" y="0"/>
                <wp:positionH relativeFrom="column">
                  <wp:posOffset>4540250</wp:posOffset>
                </wp:positionH>
                <wp:positionV relativeFrom="paragraph">
                  <wp:posOffset>78105</wp:posOffset>
                </wp:positionV>
                <wp:extent cx="2025650" cy="24003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202565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D99024" w14:textId="77777777" w:rsidR="00553F61" w:rsidRPr="00587437" w:rsidRDefault="00553F61" w:rsidP="00A81220">
                            <w:pPr>
                              <w:ind w:firstLine="0"/>
                              <w:rPr>
                                <w:rFonts w:cs="Arial"/>
                                <w:bCs/>
                              </w:rPr>
                            </w:pPr>
                            <w:r w:rsidRPr="00BF0768">
                              <w:rPr>
                                <w:rFonts w:cs="Arial"/>
                                <w:bCs/>
                              </w:rPr>
                              <w:t xml:space="preserve">Fig. 3 – </w:t>
                            </w:r>
                            <w:r w:rsidRPr="00D9139C">
                              <w:rPr>
                                <w:rFonts w:cs="Arial"/>
                                <w:b/>
                                <w:bCs/>
                              </w:rPr>
                              <w:t>Key Projects within the CDI will connect data to detailed astrophysical models, develop cross correlations between probes, and optimize future endeavors.</w:t>
                            </w:r>
                            <w:r>
                              <w:rPr>
                                <w:rFonts w:cs="Arial"/>
                                <w:bCs/>
                              </w:rPr>
                              <w:t xml:space="preserve"> The research shown in this chart is</w:t>
                            </w:r>
                            <w:r w:rsidRPr="00BF0768">
                              <w:rPr>
                                <w:rFonts w:cs="Arial"/>
                                <w:bCs/>
                              </w:rPr>
                              <w:t xml:space="preserve"> </w:t>
                            </w:r>
                            <w:r>
                              <w:rPr>
                                <w:rFonts w:cs="Arial"/>
                                <w:bCs/>
                              </w:rPr>
                              <w:t>color-coded by science theme with key contributors named. For convenience, p</w:t>
                            </w:r>
                            <w:r w:rsidRPr="00BF0768">
                              <w:rPr>
                                <w:rFonts w:cs="Arial"/>
                                <w:bCs/>
                              </w:rPr>
                              <w:t xml:space="preserve">rojects are placed in </w:t>
                            </w:r>
                            <w:r>
                              <w:rPr>
                                <w:rFonts w:cs="Arial"/>
                                <w:bCs/>
                              </w:rPr>
                              <w:t xml:space="preserve">the </w:t>
                            </w:r>
                            <w:r w:rsidRPr="00BF0768">
                              <w:rPr>
                                <w:rFonts w:cs="Arial"/>
                                <w:bCs/>
                              </w:rPr>
                              <w:t xml:space="preserve">year </w:t>
                            </w:r>
                            <w:r>
                              <w:rPr>
                                <w:rFonts w:cs="Arial"/>
                                <w:bCs/>
                              </w:rPr>
                              <w:t>of key deliverables</w:t>
                            </w:r>
                            <w:r w:rsidRPr="00BF0768">
                              <w:rPr>
                                <w:rFonts w:cs="Arial"/>
                                <w:bCs/>
                              </w:rPr>
                              <w:t>.</w:t>
                            </w:r>
                          </w:p>
                          <w:p w14:paraId="327B839B" w14:textId="77777777" w:rsidR="00553F61" w:rsidRDefault="00553F61" w:rsidP="00A81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id="_x0000_t202" coordsize="21600,21600" o:spt="202" path="m0,0l0,21600,21600,21600,21600,0xe">
                <v:stroke joinstyle="miter"/>
                <v:path gradientshapeok="t" o:connecttype="rect"/>
              </v:shapetype>
              <v:shape id="Text Box 7" o:spid="_x0000_s1026" type="#_x0000_t202" style="position:absolute;left:0;text-align:left;margin-left:357.5pt;margin-top:6.15pt;width:159.5pt;height:18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gYl88CAAAP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" filled="f" stroked="f">
                <v:textbox>
                  <w:txbxContent>
                    <w:p w14:paraId="21D99024" w14:textId="77777777" w:rsidR="00A07388" w:rsidRPr="00587437" w:rsidRDefault="00A07388" w:rsidP="00A81220">
                      <w:pPr>
                        <w:ind w:firstLine="0"/>
                        <w:rPr>
                          <w:rFonts w:cs="Arial"/>
                          <w:bCs/>
                        </w:rPr>
                      </w:pPr>
                      <w:r w:rsidRPr="00BF0768">
                        <w:rPr>
                          <w:rFonts w:cs="Arial"/>
                          <w:bCs/>
                        </w:rPr>
                        <w:t xml:space="preserve">Fig. 3 – </w:t>
                      </w:r>
                      <w:r w:rsidRPr="00D9139C">
                        <w:rPr>
                          <w:rFonts w:cs="Arial"/>
                          <w:b/>
                          <w:bCs/>
                        </w:rPr>
                        <w:t>Key Projects within the CDI will connect data to detailed astrophysical models, develop cross correlations between probes, and optimize future endeavors.</w:t>
                      </w:r>
                      <w:r>
                        <w:rPr>
                          <w:rFonts w:cs="Arial"/>
                          <w:bCs/>
                        </w:rPr>
                        <w:t xml:space="preserve"> The research shown in this chart is</w:t>
                      </w:r>
                      <w:r w:rsidRPr="00BF0768">
                        <w:rPr>
                          <w:rFonts w:cs="Arial"/>
                          <w:bCs/>
                        </w:rPr>
                        <w:t xml:space="preserve"> </w:t>
                      </w:r>
                      <w:r>
                        <w:rPr>
                          <w:rFonts w:cs="Arial"/>
                          <w:bCs/>
                        </w:rPr>
                        <w:t>color-coded by science theme with key contributors named. For convenience, p</w:t>
                      </w:r>
                      <w:r w:rsidRPr="00BF0768">
                        <w:rPr>
                          <w:rFonts w:cs="Arial"/>
                          <w:bCs/>
                        </w:rPr>
                        <w:t xml:space="preserve">rojects are placed in </w:t>
                      </w:r>
                      <w:r>
                        <w:rPr>
                          <w:rFonts w:cs="Arial"/>
                          <w:bCs/>
                        </w:rPr>
                        <w:t xml:space="preserve">the </w:t>
                      </w:r>
                      <w:r w:rsidRPr="00BF0768">
                        <w:rPr>
                          <w:rFonts w:cs="Arial"/>
                          <w:bCs/>
                        </w:rPr>
                        <w:t xml:space="preserve">year </w:t>
                      </w:r>
                      <w:r>
                        <w:rPr>
                          <w:rFonts w:cs="Arial"/>
                          <w:bCs/>
                        </w:rPr>
                        <w:t>of key deliverables</w:t>
                      </w:r>
                      <w:r w:rsidRPr="00BF0768">
                        <w:rPr>
                          <w:rFonts w:cs="Arial"/>
                          <w:bCs/>
                        </w:rPr>
                        <w:t>.</w:t>
                      </w:r>
                    </w:p>
                    <w:p w14:paraId="327B839B" w14:textId="77777777" w:rsidR="00A07388" w:rsidRDefault="00A07388" w:rsidP="00A81220"/>
                  </w:txbxContent>
                </v:textbox>
                <w10:wrap type="square"/>
              </v:shape>
            </w:pict>
          </mc:Fallback>
        </mc:AlternateContent>
      </w:r>
      <w:r w:rsidRPr="00D046D8">
        <w:rPr>
          <w:rFonts w:cs="Arial"/>
          <w:b/>
          <w:bCs/>
          <w:noProof/>
          <w:u w:val="single"/>
          <w:lang w:bidi="ar-SA"/>
        </w:rPr>
        <w:drawing>
          <wp:inline distT="0" distB="0" distL="0" distR="0" wp14:anchorId="711C61B0" wp14:editId="68DC95F2">
            <wp:extent cx="4248458" cy="2452632"/>
            <wp:effectExtent l="0" t="0" r="0" b="11430"/>
            <wp:docPr id="5" name="Picture 5" descr="Macintosh HD:Users:sfurlane:Desktop:Screen Shot 2016-06-27 at 10.58.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furlane:Desktop:Screen Shot 2016-06-27 at 10.58.4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070" cy="2452985"/>
                    </a:xfrm>
                    <a:prstGeom prst="rect">
                      <a:avLst/>
                    </a:prstGeom>
                    <a:noFill/>
                    <a:ln>
                      <a:noFill/>
                    </a:ln>
                  </pic:spPr>
                </pic:pic>
              </a:graphicData>
            </a:graphic>
          </wp:inline>
        </w:drawing>
      </w:r>
    </w:p>
    <w:p w14:paraId="6C556639" w14:textId="0A8FCE7D" w:rsidR="00A81220" w:rsidRDefault="00A81220" w:rsidP="00615D12">
      <w:pPr>
        <w:ind w:firstLine="720"/>
        <w:jc w:val="both"/>
        <w:rPr>
          <w:rFonts w:cs="Arial"/>
          <w:bCs/>
        </w:rPr>
      </w:pPr>
    </w:p>
    <w:p w14:paraId="573FFBB9" w14:textId="798F467F" w:rsidR="00620EDB" w:rsidRDefault="00BF0768" w:rsidP="0038265D">
      <w:pPr>
        <w:ind w:firstLine="0"/>
        <w:jc w:val="both"/>
      </w:pPr>
      <w:r w:rsidRPr="00917EA9">
        <w:rPr>
          <w:b/>
          <w:i/>
          <w:u w:val="single"/>
        </w:rPr>
        <w:t xml:space="preserve">B. </w:t>
      </w:r>
      <w:r w:rsidR="00917EA9" w:rsidRPr="00917EA9">
        <w:rPr>
          <w:b/>
          <w:i/>
          <w:u w:val="single"/>
        </w:rPr>
        <w:t>Cross-correlations between probes</w:t>
      </w:r>
      <w:r w:rsidRPr="00BF0768">
        <w:rPr>
          <w:b/>
          <w:i/>
        </w:rPr>
        <w:t xml:space="preserve">: </w:t>
      </w:r>
      <w:r w:rsidR="00620EDB">
        <w:t xml:space="preserve">In addition to simultaneous modeling, the cross-correlation of complementary observations, </w:t>
      </w:r>
      <w:r w:rsidR="00F12A6E">
        <w:t>either through</w:t>
      </w:r>
      <w:r w:rsidR="00620EDB">
        <w:t xml:space="preserve"> statis</w:t>
      </w:r>
      <w:r w:rsidR="00F12A6E">
        <w:t>tics</w:t>
      </w:r>
      <w:r w:rsidR="007B505C">
        <w:t xml:space="preserve"> or </w:t>
      </w:r>
      <w:r w:rsidR="00F12A6E">
        <w:t>an object-by-object comparison</w:t>
      </w:r>
      <w:r w:rsidR="007B505C">
        <w:t>, will provide important windows onto the relation between sources and the IGM, ultimately the key question of the reionization process</w:t>
      </w:r>
      <w:r w:rsidR="00580952">
        <w:t xml:space="preserve"> (</w:t>
      </w:r>
      <w:r w:rsidR="000F7B8D">
        <w:t xml:space="preserve">Gong et al. 2012, </w:t>
      </w:r>
      <w:r w:rsidR="00580952">
        <w:t>Silva et al. 2013)</w:t>
      </w:r>
      <w:r w:rsidR="007B505C">
        <w:t xml:space="preserve">. The CDI collaboration includes experts not only in </w:t>
      </w:r>
      <w:r w:rsidR="00A604B7">
        <w:t xml:space="preserve">21-cm observations but also in </w:t>
      </w:r>
      <w:r w:rsidR="007B505C">
        <w:t xml:space="preserve">galaxy observations, and </w:t>
      </w:r>
      <w:r w:rsidR="007B505C" w:rsidRPr="0043357E">
        <w:rPr>
          <w:b/>
        </w:rPr>
        <w:t xml:space="preserve">we will </w:t>
      </w:r>
      <w:r w:rsidR="00F12A6E" w:rsidRPr="0043357E">
        <w:rPr>
          <w:b/>
        </w:rPr>
        <w:t>characterize</w:t>
      </w:r>
      <w:r w:rsidR="007B505C" w:rsidRPr="0043357E">
        <w:rPr>
          <w:b/>
        </w:rPr>
        <w:t xml:space="preserve"> the insights to be gained by </w:t>
      </w:r>
      <w:r w:rsidR="0043357E">
        <w:rPr>
          <w:b/>
        </w:rPr>
        <w:t>multi-wavelength comparisons</w:t>
      </w:r>
      <w:r w:rsidR="007B505C" w:rsidRPr="0043357E">
        <w:rPr>
          <w:b/>
        </w:rPr>
        <w:t>.</w:t>
      </w:r>
    </w:p>
    <w:p w14:paraId="5504BAC5" w14:textId="74BDD188" w:rsidR="00424666" w:rsidRDefault="00424666" w:rsidP="00424666">
      <w:pPr>
        <w:ind w:firstLine="720"/>
        <w:jc w:val="both"/>
      </w:pPr>
      <w:r>
        <w:t xml:space="preserve">(1) </w:t>
      </w:r>
      <w:r>
        <w:rPr>
          <w:i/>
        </w:rPr>
        <w:t>Intensity mapping</w:t>
      </w:r>
      <w:r>
        <w:t xml:space="preserve"> describes low-resolution observations of luminous sources, using a spectral line to map them three-dimensionally. It allows the detection of the cumulative emission from (otherwise undetectable) faint galaxies. Crucially, it provides an excellent match to the characteristics of 21-cm surveys, in that both techniques map large volumes of the Universe at low resolution. Co-PI </w:t>
      </w:r>
      <w:proofErr w:type="spellStart"/>
      <w:r>
        <w:t>Cooray</w:t>
      </w:r>
      <w:proofErr w:type="spellEnd"/>
      <w:r>
        <w:t xml:space="preserve"> is a key member of both the </w:t>
      </w:r>
      <w:proofErr w:type="spellStart"/>
      <w:r>
        <w:t>SPHEREx</w:t>
      </w:r>
      <w:proofErr w:type="spellEnd"/>
      <w:r>
        <w:t xml:space="preserve"> and TIME teams, which will perform intensity mapping of distant galaxies in the near-infrared and radio. In collaboration with UCB, Co-PI </w:t>
      </w:r>
      <w:proofErr w:type="spellStart"/>
      <w:r>
        <w:t>Cooray</w:t>
      </w:r>
      <w:proofErr w:type="spellEnd"/>
      <w:r>
        <w:t xml:space="preserve"> will develop optimal algorithms for cross-correlating these probes with HERA data, necessary because both probes are fundamentally statistical.</w:t>
      </w:r>
    </w:p>
    <w:p w14:paraId="1F04E3DD" w14:textId="25B2EBD6" w:rsidR="0049625F" w:rsidRDefault="00424666" w:rsidP="00424666">
      <w:pPr>
        <w:ind w:firstLine="720"/>
        <w:jc w:val="both"/>
      </w:pPr>
      <w:r>
        <w:t xml:space="preserve"> (2</w:t>
      </w:r>
      <w:r w:rsidR="00F12A6E">
        <w:t xml:space="preserve">) </w:t>
      </w:r>
      <w:r w:rsidR="0049625F">
        <w:t xml:space="preserve">One obvious question is how </w:t>
      </w:r>
      <w:r w:rsidR="004C45D8">
        <w:t xml:space="preserve">21-cm measurements </w:t>
      </w:r>
      <w:r w:rsidR="0049625F">
        <w:t xml:space="preserve">inform galaxy searches with future facilities like the JWST and the </w:t>
      </w:r>
      <w:proofErr w:type="spellStart"/>
      <w:r w:rsidR="0049625F">
        <w:t>Widefield</w:t>
      </w:r>
      <w:proofErr w:type="spellEnd"/>
      <w:r w:rsidR="0049625F">
        <w:t xml:space="preserve"> Infrared Survey Telescope (WFIRST, to launch in 2025). Th</w:t>
      </w:r>
      <w:r w:rsidR="00D73DF8">
        <w:t>e environments of galaxies are essential for understanding the growth of these early structures as well as the reionization process. Co-PI Robertson will lead the effort to relate galaxy surveys and the 21-cm line</w:t>
      </w:r>
      <w:r w:rsidR="00433661">
        <w:t>, leveraging the 21-cm expertise of UCB</w:t>
      </w:r>
      <w:r w:rsidR="00D73DF8">
        <w:t xml:space="preserve">. </w:t>
      </w:r>
      <w:r w:rsidR="00314265">
        <w:t>As a leader in both JWST and WFIRST, Robertson is ideally positioned to leverage 21-cm measurements in the galaxy survey community.</w:t>
      </w:r>
    </w:p>
    <w:p w14:paraId="3FC958E5" w14:textId="77777777" w:rsidR="00424666" w:rsidRPr="00BF0768" w:rsidRDefault="00424666" w:rsidP="0055238C">
      <w:pPr>
        <w:ind w:firstLine="720"/>
        <w:jc w:val="both"/>
      </w:pPr>
    </w:p>
    <w:p w14:paraId="22DC4F5F" w14:textId="2719C0E9" w:rsidR="0055238C" w:rsidRDefault="00BF0768" w:rsidP="0038265D">
      <w:pPr>
        <w:widowControl w:val="0"/>
        <w:autoSpaceDE w:val="0"/>
        <w:autoSpaceDN w:val="0"/>
        <w:adjustRightInd w:val="0"/>
        <w:ind w:firstLine="0"/>
        <w:jc w:val="both"/>
        <w:rPr>
          <w:rFonts w:cs="Arial"/>
          <w:bCs/>
        </w:rPr>
      </w:pPr>
      <w:r w:rsidRPr="00917EA9">
        <w:rPr>
          <w:rFonts w:cs="Arial"/>
          <w:b/>
          <w:bCs/>
          <w:i/>
          <w:u w:val="single"/>
        </w:rPr>
        <w:t xml:space="preserve">C. </w:t>
      </w:r>
      <w:r w:rsidR="0055238C">
        <w:rPr>
          <w:rFonts w:cs="Arial"/>
          <w:b/>
          <w:bCs/>
          <w:i/>
          <w:u w:val="single"/>
        </w:rPr>
        <w:t>Designing</w:t>
      </w:r>
      <w:r w:rsidR="00917EA9" w:rsidRPr="00917EA9">
        <w:rPr>
          <w:rFonts w:cs="Arial"/>
          <w:b/>
          <w:bCs/>
          <w:i/>
          <w:u w:val="single"/>
        </w:rPr>
        <w:t xml:space="preserve"> </w:t>
      </w:r>
      <w:r w:rsidR="00C375BB">
        <w:rPr>
          <w:rFonts w:cs="Arial"/>
          <w:b/>
          <w:bCs/>
          <w:i/>
          <w:u w:val="single"/>
        </w:rPr>
        <w:t>future</w:t>
      </w:r>
      <w:r w:rsidR="00917EA9" w:rsidRPr="00917EA9">
        <w:rPr>
          <w:rFonts w:cs="Arial"/>
          <w:b/>
          <w:bCs/>
          <w:i/>
          <w:u w:val="single"/>
        </w:rPr>
        <w:t xml:space="preserve"> experiments</w:t>
      </w:r>
      <w:r w:rsidRPr="00BF0768">
        <w:rPr>
          <w:rFonts w:cs="Arial"/>
          <w:b/>
          <w:bCs/>
          <w:i/>
        </w:rPr>
        <w:t xml:space="preserve">: </w:t>
      </w:r>
      <w:r w:rsidR="0055238C">
        <w:rPr>
          <w:rFonts w:cs="Arial"/>
          <w:bCs/>
        </w:rPr>
        <w:t xml:space="preserve">The CDI program will overlap with the primary phase of HERA construction and observations as well as the launch of the next great space observatory, JWST, but it is also during this period that </w:t>
      </w:r>
      <w:r w:rsidR="0055238C" w:rsidRPr="0043357E">
        <w:rPr>
          <w:rFonts w:cs="Arial"/>
          <w:b/>
          <w:bCs/>
        </w:rPr>
        <w:t>we must leverage our leadership of this generation of experiments</w:t>
      </w:r>
      <w:r w:rsidR="00C375BB" w:rsidRPr="0043357E">
        <w:rPr>
          <w:rFonts w:cs="Arial"/>
          <w:b/>
          <w:bCs/>
        </w:rPr>
        <w:t xml:space="preserve"> to develop the next generation</w:t>
      </w:r>
      <w:r w:rsidR="00C375BB">
        <w:rPr>
          <w:rFonts w:cs="Arial"/>
          <w:bCs/>
        </w:rPr>
        <w:t xml:space="preserve">, </w:t>
      </w:r>
      <w:r w:rsidR="0043357E">
        <w:rPr>
          <w:rFonts w:cs="Arial"/>
          <w:bCs/>
        </w:rPr>
        <w:t>with an ultimate goal of developing</w:t>
      </w:r>
      <w:r w:rsidR="00C375BB">
        <w:rPr>
          <w:rFonts w:cs="Arial"/>
          <w:bCs/>
        </w:rPr>
        <w:t xml:space="preserve"> our collaboration into an even larger, self-sufficient effort.</w:t>
      </w:r>
    </w:p>
    <w:p w14:paraId="0FBEEA44" w14:textId="77777777" w:rsidR="00057AD5" w:rsidRDefault="003664BF" w:rsidP="005E7C4E">
      <w:pPr>
        <w:widowControl w:val="0"/>
        <w:autoSpaceDE w:val="0"/>
        <w:autoSpaceDN w:val="0"/>
        <w:adjustRightInd w:val="0"/>
        <w:ind w:firstLine="720"/>
        <w:jc w:val="both"/>
        <w:rPr>
          <w:rFonts w:cs="Arial"/>
          <w:bCs/>
        </w:rPr>
      </w:pPr>
      <w:r>
        <w:rPr>
          <w:rFonts w:cs="Arial"/>
          <w:bCs/>
        </w:rPr>
        <w:t xml:space="preserve">(1) </w:t>
      </w:r>
      <w:r w:rsidR="00057AD5">
        <w:rPr>
          <w:rFonts w:cs="Arial"/>
          <w:bCs/>
        </w:rPr>
        <w:t>As we have already emphasized, these efforts will be most effective in combination with advances in other techniques. Co-PI Robertson will lead an analysis of future galaxy surveys, especially from WFIRST and other near-infrared observatories, in the context of the 21-cm signal and other probes of the Cosmic Dawn. He will develop tools to measure the detailed properties of these galaxy populations from the combination of complementary probes and leverage his role as leader of the Extragalactic Potential Observations Science Investigation Team on WFIRST to ensure that the telescope is optimized for the science of the Cosmic Dawn.</w:t>
      </w:r>
    </w:p>
    <w:p w14:paraId="4B67805E" w14:textId="5CB462B9" w:rsidR="00057AD5" w:rsidRDefault="00057AD5" w:rsidP="00057AD5">
      <w:pPr>
        <w:widowControl w:val="0"/>
        <w:autoSpaceDE w:val="0"/>
        <w:autoSpaceDN w:val="0"/>
        <w:adjustRightInd w:val="0"/>
        <w:ind w:firstLine="720"/>
        <w:jc w:val="both"/>
        <w:rPr>
          <w:rFonts w:cs="Arial"/>
          <w:bCs/>
        </w:rPr>
      </w:pPr>
      <w:r>
        <w:rPr>
          <w:rFonts w:cs="Arial"/>
          <w:bCs/>
        </w:rPr>
        <w:lastRenderedPageBreak/>
        <w:t xml:space="preserve">(2) While HERA will make powerful statistical measurements of the 21-cm signal, we ultimately hope to image the IGM structures themselves with high signal-to-noise. This requires both analysis development, to understand the necessary instrument properties, and a more sophisticated theoretical understanding of the IGM structures, which existing models do not accurately describe (Lin et al. 2016; Furlanetto &amp; Oh 2016). Co-PI Oh, with PI Furlanetto, will characterize the ionized “bubbles” that appear in the IGM and their relationship to the galaxy population. ) With UCB, he will also study how these properties can be measured with real interferometers using advanced statistical techniques. </w:t>
      </w:r>
    </w:p>
    <w:p w14:paraId="3B684830" w14:textId="4A478ECB" w:rsidR="005E7C4E" w:rsidRDefault="00057AD5" w:rsidP="00057AD5">
      <w:pPr>
        <w:widowControl w:val="0"/>
        <w:autoSpaceDE w:val="0"/>
        <w:autoSpaceDN w:val="0"/>
        <w:adjustRightInd w:val="0"/>
        <w:ind w:firstLine="720"/>
        <w:jc w:val="both"/>
        <w:rPr>
          <w:rFonts w:cs="Arial"/>
          <w:bCs/>
        </w:rPr>
      </w:pPr>
      <w:r>
        <w:rPr>
          <w:rFonts w:cs="Arial"/>
          <w:bCs/>
        </w:rPr>
        <w:t xml:space="preserve">(3) Meanwhile, Co-PI Parsons will </w:t>
      </w:r>
      <w:r w:rsidR="002E22A1">
        <w:rPr>
          <w:rFonts w:cs="Arial"/>
          <w:bCs/>
        </w:rPr>
        <w:t xml:space="preserve">lead the team in </w:t>
      </w:r>
      <w:r>
        <w:rPr>
          <w:rFonts w:cs="Arial"/>
          <w:bCs/>
        </w:rPr>
        <w:t>identify</w:t>
      </w:r>
      <w:r w:rsidR="002E22A1">
        <w:rPr>
          <w:rFonts w:cs="Arial"/>
          <w:bCs/>
        </w:rPr>
        <w:t>ing</w:t>
      </w:r>
      <w:r>
        <w:rPr>
          <w:rFonts w:cs="Arial"/>
          <w:bCs/>
        </w:rPr>
        <w:t xml:space="preserve"> the key experimental requirem</w:t>
      </w:r>
      <w:r w:rsidR="002E22A1">
        <w:rPr>
          <w:rFonts w:cs="Arial"/>
          <w:bCs/>
        </w:rPr>
        <w:t>ents to measure these qualities</w:t>
      </w:r>
      <w:r>
        <w:rPr>
          <w:rFonts w:cs="Arial"/>
          <w:bCs/>
        </w:rPr>
        <w:t xml:space="preserve">. </w:t>
      </w:r>
      <w:r w:rsidR="002E22A1">
        <w:rPr>
          <w:rFonts w:cs="Arial"/>
          <w:bCs/>
        </w:rPr>
        <w:t xml:space="preserve">UCB will collaborate with </w:t>
      </w:r>
      <w:r>
        <w:rPr>
          <w:rFonts w:cs="Arial"/>
          <w:bCs/>
        </w:rPr>
        <w:t xml:space="preserve">Co-PI </w:t>
      </w:r>
      <w:proofErr w:type="spellStart"/>
      <w:r>
        <w:rPr>
          <w:rFonts w:cs="Arial"/>
          <w:bCs/>
        </w:rPr>
        <w:t>Cooray</w:t>
      </w:r>
      <w:proofErr w:type="spellEnd"/>
      <w:r>
        <w:rPr>
          <w:rFonts w:cs="Arial"/>
          <w:bCs/>
        </w:rPr>
        <w:t xml:space="preserve"> </w:t>
      </w:r>
      <w:r w:rsidR="002E22A1">
        <w:rPr>
          <w:rFonts w:cs="Arial"/>
          <w:bCs/>
        </w:rPr>
        <w:t>to optimize the return from detailed cross-correlations with probes such as intensity mapping.</w:t>
      </w:r>
    </w:p>
    <w:p w14:paraId="6C246169" w14:textId="77777777" w:rsidR="00BF0768" w:rsidRDefault="00BF0768" w:rsidP="00BF0768">
      <w:pPr>
        <w:jc w:val="both"/>
        <w:rPr>
          <w:rFonts w:cs="Arial"/>
          <w:bCs/>
        </w:rPr>
      </w:pPr>
    </w:p>
    <w:p w14:paraId="0DCD442F" w14:textId="0537D3C9" w:rsidR="00613F08" w:rsidRDefault="00613F08" w:rsidP="00BF0768">
      <w:pPr>
        <w:jc w:val="both"/>
        <w:rPr>
          <w:rFonts w:cs="Arial"/>
          <w:b/>
          <w:bCs/>
          <w:u w:val="single"/>
        </w:rPr>
      </w:pPr>
      <w:r w:rsidRPr="00BF0768">
        <w:rPr>
          <w:rFonts w:cs="Arial"/>
          <w:b/>
          <w:bCs/>
          <w:u w:val="single"/>
        </w:rPr>
        <w:t xml:space="preserve">III. </w:t>
      </w:r>
      <w:r>
        <w:rPr>
          <w:rFonts w:cs="Arial"/>
          <w:b/>
          <w:bCs/>
          <w:u w:val="single"/>
        </w:rPr>
        <w:t>Organization</w:t>
      </w:r>
      <w:r w:rsidR="0055235B">
        <w:rPr>
          <w:rFonts w:cs="Arial"/>
          <w:b/>
          <w:bCs/>
          <w:u w:val="single"/>
        </w:rPr>
        <w:t xml:space="preserve"> </w:t>
      </w:r>
    </w:p>
    <w:p w14:paraId="0FEFD901" w14:textId="1486B0EB" w:rsidR="001C7E76" w:rsidRPr="00503E17" w:rsidRDefault="001C7E76" w:rsidP="00503E17">
      <w:pPr>
        <w:ind w:firstLine="0"/>
        <w:jc w:val="both"/>
        <w:rPr>
          <w:rFonts w:cs="Arial"/>
          <w:bCs/>
        </w:rPr>
      </w:pPr>
      <w:r>
        <w:rPr>
          <w:rFonts w:cs="Arial"/>
          <w:bCs/>
        </w:rPr>
        <w:t xml:space="preserve">The CDI </w:t>
      </w:r>
      <w:r w:rsidR="00613F08">
        <w:rPr>
          <w:rFonts w:cs="Arial"/>
          <w:bCs/>
        </w:rPr>
        <w:t xml:space="preserve">program </w:t>
      </w:r>
      <w:r>
        <w:rPr>
          <w:rFonts w:cs="Arial"/>
          <w:bCs/>
        </w:rPr>
        <w:t xml:space="preserve">requires deep and close collaboration from all the CDI campuses as well as contributions from faculty, postdocs, graduate students, and undergraduates. </w:t>
      </w:r>
      <w:r>
        <w:rPr>
          <w:rFonts w:cs="Arial"/>
        </w:rPr>
        <w:t>Each of the science</w:t>
      </w:r>
      <w:r w:rsidR="00CE4803">
        <w:rPr>
          <w:rFonts w:cs="Arial"/>
        </w:rPr>
        <w:t xml:space="preserve"> themes will closely involve at least three campuses, </w:t>
      </w:r>
      <w:r>
        <w:rPr>
          <w:rFonts w:cs="Arial"/>
        </w:rPr>
        <w:t>with collaborative structures ensuring frequent (see below) communication and joint mentoring</w:t>
      </w:r>
      <w:r w:rsidR="000414FC">
        <w:rPr>
          <w:rFonts w:cs="Arial"/>
        </w:rPr>
        <w:t>, including generous travel budgets</w:t>
      </w:r>
      <w:r w:rsidR="00503E17">
        <w:rPr>
          <w:rFonts w:cs="Arial"/>
        </w:rPr>
        <w:t>, annual meetings, and regular video conferences.</w:t>
      </w:r>
      <w:r w:rsidR="00924E32">
        <w:rPr>
          <w:rFonts w:cs="Arial"/>
        </w:rPr>
        <w:t xml:space="preserve"> </w:t>
      </w:r>
    </w:p>
    <w:p w14:paraId="00D687B3" w14:textId="75A86C83" w:rsidR="00613F08" w:rsidRPr="001C7E76" w:rsidRDefault="00613F08" w:rsidP="001C7E76">
      <w:pPr>
        <w:ind w:firstLine="720"/>
        <w:jc w:val="both"/>
        <w:rPr>
          <w:rFonts w:cs="Arial"/>
        </w:rPr>
      </w:pPr>
      <w:r>
        <w:rPr>
          <w:rFonts w:cs="Arial"/>
          <w:bCs/>
        </w:rPr>
        <w:t xml:space="preserve">Much of the research described here will be led by junior scientists </w:t>
      </w:r>
      <w:r w:rsidR="001C7E76">
        <w:rPr>
          <w:rFonts w:cs="Arial"/>
          <w:bCs/>
        </w:rPr>
        <w:t xml:space="preserve">(both postdocs and graduate students) </w:t>
      </w:r>
      <w:r>
        <w:rPr>
          <w:rFonts w:cs="Arial"/>
          <w:bCs/>
        </w:rPr>
        <w:t xml:space="preserve">whose projects link the different campuses, developing a cohort of young investigators skilled in the many fields required by studies of the Cosmic Dawn. Each campus will host a graduate student whose project explicitly links them to a secondary advisor at a different campus. These projects may include the semi-analytic models of galaxy formation (UCLA/UCSC), </w:t>
      </w:r>
      <w:ins w:id="22" w:author="Steven Furlanetto" w:date="2016-07-08T12:55:00Z">
        <w:r w:rsidR="00DA7A63">
          <w:rPr>
            <w:rFonts w:cs="Arial"/>
            <w:bCs/>
          </w:rPr>
          <w:t xml:space="preserve">advanced statistical analysis of IGM structures (UCB/UCSB), </w:t>
        </w:r>
      </w:ins>
      <w:r w:rsidR="00516490">
        <w:rPr>
          <w:rFonts w:cs="Arial"/>
          <w:bCs/>
        </w:rPr>
        <w:t>and others.</w:t>
      </w:r>
    </w:p>
    <w:p w14:paraId="49A2AD13" w14:textId="2FB8555F" w:rsidR="00613F08" w:rsidRDefault="001C7E76" w:rsidP="00613F08">
      <w:pPr>
        <w:ind w:firstLine="720"/>
        <w:jc w:val="both"/>
        <w:rPr>
          <w:rFonts w:cs="Arial"/>
          <w:bCs/>
        </w:rPr>
      </w:pPr>
      <w:r>
        <w:rPr>
          <w:rFonts w:cs="Arial"/>
          <w:bCs/>
        </w:rPr>
        <w:t>We will also host four</w:t>
      </w:r>
      <w:r w:rsidR="00613F08">
        <w:rPr>
          <w:rFonts w:cs="Arial"/>
          <w:bCs/>
        </w:rPr>
        <w:t xml:space="preserve"> postdocs, with </w:t>
      </w:r>
      <w:r w:rsidR="000414FC">
        <w:rPr>
          <w:rFonts w:cs="Arial"/>
          <w:bCs/>
        </w:rPr>
        <w:t xml:space="preserve">at least </w:t>
      </w:r>
      <w:r w:rsidR="00613F08">
        <w:rPr>
          <w:rFonts w:cs="Arial"/>
          <w:bCs/>
        </w:rPr>
        <w:t xml:space="preserve">one assigned to each of our science themes. </w:t>
      </w:r>
      <w:r w:rsidR="000414FC">
        <w:rPr>
          <w:rFonts w:cs="Arial"/>
          <w:bCs/>
        </w:rPr>
        <w:t xml:space="preserve">These positions will be advertised widely, with candidates invited to describe how they will best contribute to these science themes at any one of the CDI campuses while fostering direct </w:t>
      </w:r>
      <w:ins w:id="23" w:author="Brant Robertson" w:date="2016-07-07T21:37:00Z">
        <w:r w:rsidR="00D62C32">
          <w:rPr>
            <w:rFonts w:cs="Arial"/>
            <w:bCs/>
          </w:rPr>
          <w:t>collaborations</w:t>
        </w:r>
      </w:ins>
      <w:r w:rsidR="000414FC">
        <w:rPr>
          <w:rFonts w:cs="Arial"/>
          <w:bCs/>
        </w:rPr>
        <w:t>. The successful candidates will be chosen by a panel composed of Co-PIs and Co-Is, with preference given to those with strong scientific records as well as obtaining a wide distribution across the collaboration and across science themes. Two of these postdocs will be funded for three years, while the others will be funded for two-year terms, with a third year to be obtained from extramural sources (see below).</w:t>
      </w:r>
    </w:p>
    <w:p w14:paraId="1B261C80" w14:textId="77777777" w:rsidR="00613F08" w:rsidRPr="00BF0768" w:rsidRDefault="00613F08" w:rsidP="00BF0768">
      <w:pPr>
        <w:jc w:val="both"/>
        <w:rPr>
          <w:rFonts w:cs="Arial"/>
          <w:bCs/>
        </w:rPr>
      </w:pPr>
    </w:p>
    <w:p w14:paraId="4AB9F779" w14:textId="719C7AD5" w:rsidR="00BF0768" w:rsidRPr="00DE7EF9" w:rsidRDefault="00613F08" w:rsidP="00BF0768">
      <w:pPr>
        <w:jc w:val="both"/>
        <w:rPr>
          <w:rFonts w:cs="Arial"/>
          <w:bCs/>
        </w:rPr>
      </w:pPr>
      <w:r>
        <w:rPr>
          <w:rFonts w:cs="Arial"/>
          <w:b/>
          <w:bCs/>
          <w:u w:val="single"/>
        </w:rPr>
        <w:t>IV</w:t>
      </w:r>
      <w:r w:rsidR="00BF0768" w:rsidRPr="00BF0768">
        <w:rPr>
          <w:rFonts w:cs="Arial"/>
          <w:b/>
          <w:bCs/>
          <w:u w:val="single"/>
        </w:rPr>
        <w:t xml:space="preserve">. </w:t>
      </w:r>
      <w:r>
        <w:rPr>
          <w:rFonts w:cs="Arial"/>
          <w:b/>
          <w:bCs/>
          <w:u w:val="single"/>
        </w:rPr>
        <w:t>Summary</w:t>
      </w:r>
      <w:r w:rsidR="00DE7EF9">
        <w:rPr>
          <w:rFonts w:cs="Arial"/>
          <w:bCs/>
        </w:rPr>
        <w:t xml:space="preserve"> </w:t>
      </w:r>
    </w:p>
    <w:p w14:paraId="315C15D8" w14:textId="1EEBD0B7" w:rsidR="00613F08" w:rsidRDefault="007A0337" w:rsidP="00E1455B">
      <w:pPr>
        <w:ind w:firstLine="0"/>
        <w:jc w:val="both"/>
        <w:rPr>
          <w:rFonts w:cs="Arial"/>
          <w:bCs/>
        </w:rPr>
      </w:pPr>
      <w:r>
        <w:rPr>
          <w:rFonts w:cs="Arial"/>
          <w:bCs/>
        </w:rPr>
        <w:t xml:space="preserve">By the end of this decade, </w:t>
      </w:r>
      <w:r w:rsidR="003E0AB0">
        <w:rPr>
          <w:rFonts w:cs="Arial"/>
          <w:bCs/>
        </w:rPr>
        <w:t>t</w:t>
      </w:r>
      <w:r w:rsidR="003E0AB0" w:rsidRPr="00BF0768">
        <w:rPr>
          <w:rFonts w:cs="Arial"/>
          <w:bCs/>
        </w:rPr>
        <w:t xml:space="preserve">he CDI will provide the most incisive constraints on the Cosmic Dawn to date, opening up a crucial epoch of our cosmic evolution that has thus far been relatively unexplored. </w:t>
      </w:r>
      <w:r w:rsidR="003E0AB0">
        <w:rPr>
          <w:rFonts w:cs="Arial"/>
          <w:bCs/>
        </w:rPr>
        <w:t xml:space="preserve">We will transform </w:t>
      </w:r>
      <w:r>
        <w:rPr>
          <w:rFonts w:cs="Arial"/>
          <w:bCs/>
        </w:rPr>
        <w:t xml:space="preserve">the study of the </w:t>
      </w:r>
      <w:r w:rsidR="00776C3E">
        <w:rPr>
          <w:rFonts w:cs="Arial"/>
          <w:bCs/>
        </w:rPr>
        <w:t xml:space="preserve">Cosmic Dawn </w:t>
      </w:r>
      <w:r>
        <w:rPr>
          <w:rFonts w:cs="Arial"/>
          <w:bCs/>
        </w:rPr>
        <w:t>from a l</w:t>
      </w:r>
      <w:r w:rsidR="00613F08">
        <w:rPr>
          <w:rFonts w:cs="Arial"/>
          <w:bCs/>
        </w:rPr>
        <w:t>argely speculative, theor</w:t>
      </w:r>
      <w:r>
        <w:rPr>
          <w:rFonts w:cs="Arial"/>
          <w:bCs/>
        </w:rPr>
        <w:t xml:space="preserve">y-driven field to </w:t>
      </w:r>
      <w:r w:rsidR="00EE3A8B">
        <w:rPr>
          <w:rFonts w:cs="Arial"/>
          <w:bCs/>
        </w:rPr>
        <w:t>a</w:t>
      </w:r>
      <w:r>
        <w:rPr>
          <w:rFonts w:cs="Arial"/>
          <w:bCs/>
        </w:rPr>
        <w:t xml:space="preserve"> </w:t>
      </w:r>
      <w:r w:rsidR="00EE3A8B">
        <w:rPr>
          <w:rFonts w:cs="Arial"/>
          <w:bCs/>
        </w:rPr>
        <w:t>data-</w:t>
      </w:r>
      <w:r>
        <w:rPr>
          <w:rFonts w:cs="Arial"/>
          <w:bCs/>
        </w:rPr>
        <w:t xml:space="preserve">driven </w:t>
      </w:r>
      <w:r w:rsidR="00EE3A8B">
        <w:rPr>
          <w:rFonts w:cs="Arial"/>
          <w:bCs/>
        </w:rPr>
        <w:t>science fueled</w:t>
      </w:r>
      <w:r w:rsidR="00895DCE">
        <w:rPr>
          <w:rFonts w:cs="Arial"/>
          <w:bCs/>
        </w:rPr>
        <w:t xml:space="preserve"> by</w:t>
      </w:r>
      <w:r>
        <w:rPr>
          <w:rFonts w:cs="Arial"/>
          <w:bCs/>
        </w:rPr>
        <w:t xml:space="preserve"> </w:t>
      </w:r>
      <w:r w:rsidR="00DB64AD">
        <w:rPr>
          <w:rFonts w:cs="Arial"/>
          <w:bCs/>
        </w:rPr>
        <w:t>revolutionary observations</w:t>
      </w:r>
      <w:r w:rsidR="00EE3A8B">
        <w:rPr>
          <w:rFonts w:cs="Arial"/>
          <w:bCs/>
        </w:rPr>
        <w:t xml:space="preserve"> from both HERA </w:t>
      </w:r>
      <w:r w:rsidR="003E0AB0">
        <w:rPr>
          <w:rFonts w:cs="Arial"/>
          <w:bCs/>
        </w:rPr>
        <w:t xml:space="preserve">and </w:t>
      </w:r>
      <w:r w:rsidR="00EE3A8B">
        <w:rPr>
          <w:rFonts w:cs="Arial"/>
          <w:bCs/>
        </w:rPr>
        <w:t>improved traditional telescopes, like JWST</w:t>
      </w:r>
      <w:r>
        <w:rPr>
          <w:rFonts w:cs="Arial"/>
          <w:bCs/>
        </w:rPr>
        <w:t xml:space="preserve">. </w:t>
      </w:r>
      <w:r w:rsidR="00DB64AD">
        <w:rPr>
          <w:rFonts w:cs="Arial"/>
          <w:bCs/>
        </w:rPr>
        <w:t xml:space="preserve">The </w:t>
      </w:r>
      <w:r w:rsidR="00613F08">
        <w:rPr>
          <w:rFonts w:cs="Arial"/>
          <w:bCs/>
        </w:rPr>
        <w:t>past</w:t>
      </w:r>
      <w:r w:rsidR="00DB64AD">
        <w:rPr>
          <w:rFonts w:cs="Arial"/>
          <w:bCs/>
        </w:rPr>
        <w:t xml:space="preserve"> two years</w:t>
      </w:r>
      <w:r w:rsidR="00EE3A8B">
        <w:rPr>
          <w:rFonts w:cs="Arial"/>
          <w:bCs/>
        </w:rPr>
        <w:t xml:space="preserve"> have seen </w:t>
      </w:r>
      <w:r w:rsidR="00613F08">
        <w:rPr>
          <w:rFonts w:cs="Arial"/>
          <w:bCs/>
        </w:rPr>
        <w:t>our MRPI planning award</w:t>
      </w:r>
      <w:r w:rsidR="00EE3A8B">
        <w:rPr>
          <w:rFonts w:cs="Arial"/>
          <w:bCs/>
        </w:rPr>
        <w:t xml:space="preserve"> help transform the</w:t>
      </w:r>
      <w:r w:rsidR="00DB64AD">
        <w:rPr>
          <w:rFonts w:cs="Arial"/>
          <w:bCs/>
        </w:rPr>
        <w:t xml:space="preserve"> HERA instrument from a protot</w:t>
      </w:r>
      <w:r w:rsidR="00613F08">
        <w:rPr>
          <w:rFonts w:cs="Arial"/>
          <w:bCs/>
        </w:rPr>
        <w:t xml:space="preserve">ype to a </w:t>
      </w:r>
      <w:proofErr w:type="gramStart"/>
      <w:r w:rsidR="00613F08">
        <w:rPr>
          <w:rFonts w:cs="Arial"/>
          <w:bCs/>
        </w:rPr>
        <w:t>fully-funded</w:t>
      </w:r>
      <w:proofErr w:type="gramEnd"/>
      <w:r w:rsidR="00613F08">
        <w:rPr>
          <w:rFonts w:cs="Arial"/>
          <w:bCs/>
        </w:rPr>
        <w:t xml:space="preserve"> telescope. </w:t>
      </w:r>
      <w:r w:rsidR="00EE3A8B">
        <w:rPr>
          <w:rFonts w:cs="Arial"/>
          <w:bCs/>
        </w:rPr>
        <w:t>Leveraging improved observations over the next several years will</w:t>
      </w:r>
      <w:r w:rsidR="00613F08">
        <w:rPr>
          <w:rFonts w:cs="Arial"/>
          <w:bCs/>
        </w:rPr>
        <w:t xml:space="preserve"> require </w:t>
      </w:r>
      <w:r w:rsidR="00DB64AD">
        <w:rPr>
          <w:rFonts w:cs="Arial"/>
          <w:bCs/>
        </w:rPr>
        <w:t>sub</w:t>
      </w:r>
      <w:r w:rsidR="00EE3A8B">
        <w:rPr>
          <w:rFonts w:cs="Arial"/>
          <w:bCs/>
        </w:rPr>
        <w:t xml:space="preserve">stantial scientific investment. The CDI </w:t>
      </w:r>
      <w:r w:rsidR="00776C3E" w:rsidRPr="00BF0768">
        <w:rPr>
          <w:rFonts w:cs="Arial"/>
          <w:bCs/>
        </w:rPr>
        <w:t xml:space="preserve">unites </w:t>
      </w:r>
      <w:r w:rsidR="00776C3E">
        <w:rPr>
          <w:rFonts w:cs="Arial"/>
          <w:bCs/>
        </w:rPr>
        <w:t>five</w:t>
      </w:r>
      <w:r w:rsidR="00776C3E" w:rsidRPr="00BF0768">
        <w:rPr>
          <w:rFonts w:cs="Arial"/>
          <w:bCs/>
        </w:rPr>
        <w:t xml:space="preserve"> separate research groups from UCLA, UCB, UCI, </w:t>
      </w:r>
      <w:r w:rsidR="00776C3E">
        <w:rPr>
          <w:rFonts w:cs="Arial"/>
          <w:bCs/>
        </w:rPr>
        <w:t xml:space="preserve">UCSC, </w:t>
      </w:r>
      <w:r w:rsidR="00776C3E" w:rsidRPr="00BF0768">
        <w:rPr>
          <w:rFonts w:cs="Arial"/>
          <w:bCs/>
        </w:rPr>
        <w:t xml:space="preserve">and UCSB </w:t>
      </w:r>
      <w:r w:rsidR="00EE3A8B">
        <w:rPr>
          <w:rFonts w:cs="Arial"/>
          <w:bCs/>
        </w:rPr>
        <w:t xml:space="preserve">into </w:t>
      </w:r>
      <w:proofErr w:type="gramStart"/>
      <w:r w:rsidR="00EE3A8B">
        <w:rPr>
          <w:rFonts w:cs="Arial"/>
          <w:bCs/>
        </w:rPr>
        <w:t xml:space="preserve">a </w:t>
      </w:r>
      <w:r w:rsidR="00776C3E" w:rsidRPr="00BF0768">
        <w:rPr>
          <w:rFonts w:cs="Arial"/>
          <w:bCs/>
        </w:rPr>
        <w:t>collaboration</w:t>
      </w:r>
      <w:proofErr w:type="gramEnd"/>
      <w:r w:rsidR="00776C3E" w:rsidRPr="00BF0768">
        <w:rPr>
          <w:rFonts w:cs="Arial"/>
          <w:bCs/>
        </w:rPr>
        <w:t xml:space="preserve"> of theorists, observers, data analysts, and instrument-builder</w:t>
      </w:r>
      <w:r w:rsidR="00776C3E">
        <w:rPr>
          <w:rFonts w:cs="Arial"/>
          <w:bCs/>
        </w:rPr>
        <w:t>s</w:t>
      </w:r>
      <w:r w:rsidR="00613F08">
        <w:rPr>
          <w:rFonts w:cs="Arial"/>
          <w:bCs/>
        </w:rPr>
        <w:t xml:space="preserve"> to construct</w:t>
      </w:r>
      <w:r w:rsidR="00DB64AD">
        <w:rPr>
          <w:rFonts w:cs="Arial"/>
          <w:bCs/>
        </w:rPr>
        <w:t xml:space="preserve"> the detailed </w:t>
      </w:r>
      <w:r w:rsidR="00613F08">
        <w:rPr>
          <w:rFonts w:cs="Arial"/>
          <w:bCs/>
        </w:rPr>
        <w:t xml:space="preserve">interpretive framework </w:t>
      </w:r>
      <w:r w:rsidR="00EE3A8B">
        <w:rPr>
          <w:rFonts w:cs="Arial"/>
          <w:bCs/>
        </w:rPr>
        <w:t>that will</w:t>
      </w:r>
      <w:r w:rsidR="00613F08">
        <w:rPr>
          <w:rFonts w:cs="Arial"/>
          <w:bCs/>
        </w:rPr>
        <w:t xml:space="preserve"> </w:t>
      </w:r>
      <w:r w:rsidR="00EE3A8B">
        <w:rPr>
          <w:rFonts w:cs="Arial"/>
          <w:bCs/>
        </w:rPr>
        <w:t>cement UC’s leadership in all aspects of this field</w:t>
      </w:r>
      <w:r w:rsidR="00DB64AD">
        <w:rPr>
          <w:rFonts w:cs="Arial"/>
          <w:bCs/>
        </w:rPr>
        <w:t xml:space="preserve">. The UC system is unique in uniting faculty with such a wide-range of expertise in this area, and the MRPI program is the perfect vehicle to develop a cross-campus collaboration devoted to this effort. </w:t>
      </w:r>
      <w:r w:rsidR="00EE3A8B">
        <w:rPr>
          <w:rFonts w:cs="Arial"/>
          <w:bCs/>
        </w:rPr>
        <w:t xml:space="preserve">We will intensively leverage this effort to obtain continued funding </w:t>
      </w:r>
      <w:r w:rsidR="00CE4803">
        <w:rPr>
          <w:rFonts w:cs="Arial"/>
          <w:bCs/>
        </w:rPr>
        <w:t xml:space="preserve">for a science institute </w:t>
      </w:r>
      <w:r w:rsidR="00EE3A8B">
        <w:rPr>
          <w:rFonts w:cs="Arial"/>
          <w:bCs/>
        </w:rPr>
        <w:t>through private foundations, which have already shown interest in this science (such as the Moore Foundation, which is funding key development for HERA).</w:t>
      </w:r>
    </w:p>
    <w:p w14:paraId="29BB9423" w14:textId="4269F6D9" w:rsidR="00DB64AD" w:rsidRDefault="00EE3A8B" w:rsidP="00DB64AD">
      <w:pPr>
        <w:ind w:firstLine="720"/>
        <w:jc w:val="both"/>
        <w:rPr>
          <w:rFonts w:cs="Arial"/>
          <w:bCs/>
        </w:rPr>
      </w:pPr>
      <w:r>
        <w:rPr>
          <w:rFonts w:cs="Arial"/>
          <w:bCs/>
        </w:rPr>
        <w:t>The CDI</w:t>
      </w:r>
      <w:r w:rsidR="00DB64AD">
        <w:rPr>
          <w:rFonts w:cs="Arial"/>
          <w:bCs/>
        </w:rPr>
        <w:t xml:space="preserve"> also enables </w:t>
      </w:r>
      <w:r>
        <w:rPr>
          <w:rFonts w:cs="Arial"/>
          <w:bCs/>
        </w:rPr>
        <w:t>forward thinking about</w:t>
      </w:r>
      <w:r w:rsidR="00DB64AD">
        <w:rPr>
          <w:rFonts w:cs="Arial"/>
          <w:bCs/>
        </w:rPr>
        <w:t xml:space="preserve"> the next generation of instruments (in the 2020s), ensuring UC’s place at the forefront of those </w:t>
      </w:r>
      <w:r w:rsidR="00C01546">
        <w:rPr>
          <w:rFonts w:cs="Arial"/>
          <w:bCs/>
        </w:rPr>
        <w:t>experiments.</w:t>
      </w:r>
      <w:r w:rsidR="00DB64AD">
        <w:rPr>
          <w:rFonts w:cs="Arial"/>
          <w:bCs/>
        </w:rPr>
        <w:t xml:space="preserve"> </w:t>
      </w:r>
      <w:r w:rsidR="00034D6D">
        <w:rPr>
          <w:rFonts w:cs="Arial"/>
          <w:bCs/>
        </w:rPr>
        <w:t xml:space="preserve">Continuing our team’s leadership of these instruments (including HERA’s successor and Co-PI Robertson’s important role on the WFIRST mission) requires </w:t>
      </w:r>
      <w:r>
        <w:rPr>
          <w:rFonts w:cs="Arial"/>
          <w:bCs/>
        </w:rPr>
        <w:t>a</w:t>
      </w:r>
      <w:r w:rsidR="00034D6D">
        <w:rPr>
          <w:rFonts w:cs="Arial"/>
          <w:bCs/>
        </w:rPr>
        <w:t xml:space="preserve"> </w:t>
      </w:r>
      <w:r w:rsidR="003A49A8">
        <w:rPr>
          <w:rFonts w:cs="Arial"/>
          <w:bCs/>
        </w:rPr>
        <w:t>sophisticated understandin</w:t>
      </w:r>
      <w:r w:rsidR="00CE4803">
        <w:rPr>
          <w:rFonts w:cs="Arial"/>
          <w:bCs/>
        </w:rPr>
        <w:t xml:space="preserve">g of the science opportunities, to which our wide-ranging expertise is ideally suited. By the </w:t>
      </w:r>
      <w:r w:rsidR="00CE4803">
        <w:rPr>
          <w:rFonts w:cs="Arial"/>
          <w:bCs/>
        </w:rPr>
        <w:lastRenderedPageBreak/>
        <w:t>conclusion of the MRPI funding, we</w:t>
      </w:r>
      <w:r w:rsidR="003A49A8">
        <w:rPr>
          <w:rFonts w:cs="Arial"/>
          <w:bCs/>
        </w:rPr>
        <w:t xml:space="preserve"> will become self-sufficient through leadership of the next 21-cm </w:t>
      </w:r>
      <w:r w:rsidR="003E0AB0">
        <w:rPr>
          <w:rFonts w:cs="Arial"/>
          <w:bCs/>
        </w:rPr>
        <w:t>telescope</w:t>
      </w:r>
      <w:r w:rsidR="003A49A8">
        <w:rPr>
          <w:rFonts w:cs="Arial"/>
          <w:bCs/>
        </w:rPr>
        <w:t xml:space="preserve"> and expanding our vital roles on other instruments (such as </w:t>
      </w:r>
      <w:proofErr w:type="spellStart"/>
      <w:r w:rsidR="003A49A8">
        <w:rPr>
          <w:rFonts w:cs="Arial"/>
          <w:bCs/>
        </w:rPr>
        <w:t>SPHEREx</w:t>
      </w:r>
      <w:proofErr w:type="spellEnd"/>
      <w:r w:rsidR="003A49A8">
        <w:rPr>
          <w:rFonts w:cs="Arial"/>
          <w:bCs/>
        </w:rPr>
        <w:t xml:space="preserve"> and WFIRST). </w:t>
      </w:r>
    </w:p>
    <w:p w14:paraId="173BCA1B" w14:textId="266BDF7B" w:rsidR="008C2E9B" w:rsidRPr="00DA42AE" w:rsidRDefault="004D1335" w:rsidP="00445869">
      <w:pPr>
        <w:pStyle w:val="Heading1"/>
        <w:tabs>
          <w:tab w:val="left" w:pos="6480"/>
          <w:tab w:val="left" w:pos="7110"/>
        </w:tabs>
        <w:spacing w:before="360"/>
        <w:rPr>
          <w:rFonts w:ascii="Arial" w:hAnsi="Arial" w:cs="Arial"/>
          <w:b w:val="0"/>
          <w:i/>
          <w:color w:val="auto"/>
          <w:sz w:val="22"/>
          <w:szCs w:val="22"/>
        </w:rPr>
      </w:pPr>
      <w:r>
        <w:rPr>
          <w:rFonts w:ascii="Arial" w:hAnsi="Arial" w:cs="Arial"/>
          <w:color w:val="auto"/>
          <w:sz w:val="22"/>
          <w:szCs w:val="22"/>
        </w:rPr>
        <w:t xml:space="preserve">Faculty </w:t>
      </w:r>
      <w:r w:rsidR="00CB2286" w:rsidRPr="009B375A">
        <w:rPr>
          <w:rFonts w:ascii="Arial" w:hAnsi="Arial" w:cs="Arial"/>
          <w:color w:val="auto"/>
          <w:sz w:val="22"/>
          <w:szCs w:val="22"/>
        </w:rPr>
        <w:t>Collaboration</w:t>
      </w:r>
      <w:r>
        <w:rPr>
          <w:rFonts w:ascii="Arial" w:hAnsi="Arial" w:cs="Arial"/>
          <w:color w:val="auto"/>
          <w:sz w:val="22"/>
          <w:szCs w:val="22"/>
        </w:rPr>
        <w:t xml:space="preserve"> and Graduate Student Research </w:t>
      </w:r>
      <w:r w:rsidR="00CB2286" w:rsidRPr="009B375A">
        <w:rPr>
          <w:rFonts w:ascii="Arial" w:hAnsi="Arial" w:cs="Arial"/>
          <w:color w:val="auto"/>
          <w:sz w:val="22"/>
          <w:szCs w:val="22"/>
        </w:rPr>
        <w:t>Opportunities</w:t>
      </w:r>
      <w:r w:rsidR="00017E92">
        <w:rPr>
          <w:rFonts w:ascii="Arial" w:hAnsi="Arial" w:cs="Arial"/>
          <w:color w:val="auto"/>
          <w:sz w:val="22"/>
          <w:szCs w:val="22"/>
        </w:rPr>
        <w:t xml:space="preserve"> </w:t>
      </w:r>
      <w:r w:rsidR="002D30CF">
        <w:rPr>
          <w:rFonts w:ascii="Arial" w:hAnsi="Arial" w:cs="Arial"/>
          <w:color w:val="auto"/>
          <w:sz w:val="22"/>
          <w:szCs w:val="22"/>
        </w:rPr>
        <w:tab/>
      </w:r>
      <w:r w:rsidR="002D30CF">
        <w:rPr>
          <w:rFonts w:ascii="Arial" w:hAnsi="Arial" w:cs="Arial"/>
          <w:color w:val="auto"/>
          <w:sz w:val="22"/>
          <w:szCs w:val="22"/>
        </w:rPr>
        <w:tab/>
      </w:r>
    </w:p>
    <w:p w14:paraId="2CDA55F0" w14:textId="02DEB010" w:rsidR="004F329B" w:rsidRDefault="004F329B" w:rsidP="00246927">
      <w:pPr>
        <w:widowControl w:val="0"/>
        <w:autoSpaceDE w:val="0"/>
        <w:autoSpaceDN w:val="0"/>
        <w:adjustRightInd w:val="0"/>
        <w:ind w:firstLine="0"/>
        <w:jc w:val="both"/>
        <w:rPr>
          <w:rFonts w:cs="Arial"/>
        </w:rPr>
      </w:pPr>
      <w:r>
        <w:rPr>
          <w:rFonts w:cs="Arial"/>
        </w:rPr>
        <w:t>The proposed UC Cosmic Dawn Institute (CDI) is an intensive collaboration between UCLA, UCB, UCI, UCSB, and UCSC.</w:t>
      </w:r>
      <w:r w:rsidR="00C65ABF">
        <w:rPr>
          <w:rFonts w:cs="Arial"/>
        </w:rPr>
        <w:t xml:space="preserve"> As described in the </w:t>
      </w:r>
      <w:r w:rsidR="00C65ABF" w:rsidRPr="00C65ABF">
        <w:rPr>
          <w:rFonts w:cs="Arial"/>
          <w:i/>
        </w:rPr>
        <w:t>Proposed Research Activities</w:t>
      </w:r>
      <w:r w:rsidR="00C65ABF">
        <w:rPr>
          <w:rFonts w:cs="Arial"/>
        </w:rPr>
        <w:t xml:space="preserve">, </w:t>
      </w:r>
      <w:r w:rsidR="00AB204E">
        <w:rPr>
          <w:rFonts w:cs="Arial"/>
        </w:rPr>
        <w:t>the program will</w:t>
      </w:r>
      <w:r w:rsidR="00C65ABF">
        <w:rPr>
          <w:rFonts w:cs="Arial"/>
        </w:rPr>
        <w:t xml:space="preserve"> transform UC into the world leader in studying the early history of galaxies in our Universe, the so-called Cosmic Dawn, just as this field enters a mature, data-driven stage. Thanks to the extreme faintness of the signal, the complexity of the statistical analysis, and the huge uncertainties in the underlying science, this effort requires intensive collaboration between instrument teams, observers, data analysts, and theorists.</w:t>
      </w:r>
    </w:p>
    <w:p w14:paraId="34FA35F1" w14:textId="4C0D7CDB" w:rsidR="00C65ABF" w:rsidRDefault="00C65ABF" w:rsidP="005407F7">
      <w:pPr>
        <w:widowControl w:val="0"/>
        <w:autoSpaceDE w:val="0"/>
        <w:autoSpaceDN w:val="0"/>
        <w:adjustRightInd w:val="0"/>
        <w:ind w:firstLine="720"/>
        <w:jc w:val="both"/>
        <w:rPr>
          <w:rFonts w:cs="Arial"/>
        </w:rPr>
      </w:pPr>
      <w:r>
        <w:rPr>
          <w:rFonts w:cs="Arial"/>
        </w:rPr>
        <w:t>The CDI team has been carefully constructed to maximize the scientific return of this endeavor by assembling world l</w:t>
      </w:r>
      <w:r w:rsidR="005407F7">
        <w:rPr>
          <w:rFonts w:cs="Arial"/>
        </w:rPr>
        <w:t xml:space="preserve">eaders in each of these aspects. (1) </w:t>
      </w:r>
      <w:r w:rsidRPr="005407F7">
        <w:rPr>
          <w:rFonts w:cs="Arial"/>
        </w:rPr>
        <w:t>PI Furlanetto (UCLA) is an expert in both theoretical models of the reionization process (the landmark event that ends the Cosmic Dawn) and early galaxy formation.</w:t>
      </w:r>
      <w:r w:rsidR="005407F7">
        <w:rPr>
          <w:rFonts w:cs="Arial"/>
        </w:rPr>
        <w:t xml:space="preserve"> (2) </w:t>
      </w:r>
      <w:r w:rsidRPr="005407F7">
        <w:rPr>
          <w:rFonts w:cs="Arial"/>
        </w:rPr>
        <w:t>Co-PI Parsons (UCB) is PI of the premier low-frequency instrument for studying this era, the Hydrogen Epoch of Reionization Array (HERA). With Co-I Liu (UCB), he has pioneered the data analysis strategies that will enable extraction of the cosmological signal.</w:t>
      </w:r>
      <w:r w:rsidR="005407F7">
        <w:rPr>
          <w:rFonts w:cs="Arial"/>
        </w:rPr>
        <w:t xml:space="preserve"> (3) </w:t>
      </w:r>
      <w:r w:rsidRPr="005407F7">
        <w:rPr>
          <w:rFonts w:cs="Arial"/>
        </w:rPr>
        <w:t>Co-PI Robertson (UCSC) is a</w:t>
      </w:r>
      <w:r w:rsidR="005407F7" w:rsidRPr="005407F7">
        <w:rPr>
          <w:rFonts w:cs="Arial"/>
        </w:rPr>
        <w:t xml:space="preserve">n expert on </w:t>
      </w:r>
      <w:r w:rsidR="005407F7">
        <w:rPr>
          <w:rFonts w:cs="Arial"/>
        </w:rPr>
        <w:t xml:space="preserve">numerical simulations of </w:t>
      </w:r>
      <w:r w:rsidR="005407F7" w:rsidRPr="005407F7">
        <w:rPr>
          <w:rFonts w:cs="Arial"/>
        </w:rPr>
        <w:t>early galaxy formation and a</w:t>
      </w:r>
      <w:r w:rsidRPr="005407F7">
        <w:rPr>
          <w:rFonts w:cs="Arial"/>
        </w:rPr>
        <w:t xml:space="preserve"> key member of the science teams of both the James Webb Space Telescope and the </w:t>
      </w:r>
      <w:proofErr w:type="spellStart"/>
      <w:r w:rsidRPr="005407F7">
        <w:rPr>
          <w:rFonts w:cs="Arial"/>
        </w:rPr>
        <w:t>Widefield</w:t>
      </w:r>
      <w:proofErr w:type="spellEnd"/>
      <w:r w:rsidRPr="005407F7">
        <w:rPr>
          <w:rFonts w:cs="Arial"/>
        </w:rPr>
        <w:t xml:space="preserve"> Infrared Survey Telescope, the next two large NASA missions to study distant galaxy populations.</w:t>
      </w:r>
      <w:r w:rsidR="005407F7">
        <w:rPr>
          <w:rFonts w:cs="Arial"/>
        </w:rPr>
        <w:t xml:space="preserve"> (4) Co-PI </w:t>
      </w:r>
      <w:proofErr w:type="spellStart"/>
      <w:r w:rsidR="005407F7">
        <w:rPr>
          <w:rFonts w:cs="Arial"/>
        </w:rPr>
        <w:t>Cooray</w:t>
      </w:r>
      <w:proofErr w:type="spellEnd"/>
      <w:r w:rsidR="005407F7">
        <w:rPr>
          <w:rFonts w:cs="Arial"/>
        </w:rPr>
        <w:t xml:space="preserve"> (UCI) is an expert on statistical analysis of cosmological signals and innovative observations of distant galaxies with the </w:t>
      </w:r>
      <w:proofErr w:type="spellStart"/>
      <w:r w:rsidR="005407F7">
        <w:rPr>
          <w:rFonts w:cs="Arial"/>
        </w:rPr>
        <w:t>SPHEREx</w:t>
      </w:r>
      <w:proofErr w:type="spellEnd"/>
      <w:r w:rsidR="005407F7">
        <w:rPr>
          <w:rFonts w:cs="Arial"/>
        </w:rPr>
        <w:t xml:space="preserve"> and TIME instruments. (5) Co-PI Oh (UCSB) is an expert on models of reionization and the statistics of the theoretical models. While most of our projects will be performed in consultation with the entire team, each of the Co-PIs will lead at least one effort (see Fig. 3). </w:t>
      </w:r>
    </w:p>
    <w:p w14:paraId="5D9E1CCE" w14:textId="1CD1BC24" w:rsidR="007B1448" w:rsidRDefault="005407F7" w:rsidP="007B1448">
      <w:pPr>
        <w:widowControl w:val="0"/>
        <w:autoSpaceDE w:val="0"/>
        <w:autoSpaceDN w:val="0"/>
        <w:adjustRightInd w:val="0"/>
        <w:ind w:firstLine="720"/>
        <w:jc w:val="both"/>
        <w:rPr>
          <w:rFonts w:cs="Arial"/>
        </w:rPr>
      </w:pPr>
      <w:r>
        <w:rPr>
          <w:rFonts w:cs="Arial"/>
        </w:rPr>
        <w:t>The CDI will also include a cohort of junior scientists, including four postdoctoral researchers and five graduate students. After international candidate searches, the postdocs will be assigned to our science themes and will, in consultation with the co-PIs, choose a host campus for their work. They will circulate amongst the campuses to provide in-person connections between the research groups. They will also provide leadership in organizing our annual meet</w:t>
      </w:r>
      <w:r w:rsidR="0072268E">
        <w:rPr>
          <w:rFonts w:cs="Arial"/>
        </w:rPr>
        <w:t>ings and the closing conference. This collaborative approach will ensure that these scientists are prepared to assume leadership roles in next-generation instruments, such as the successor to HERA.</w:t>
      </w:r>
    </w:p>
    <w:p w14:paraId="47AF7B9C" w14:textId="77777777" w:rsidR="007B1448" w:rsidRDefault="005B5BA6" w:rsidP="007B1448">
      <w:pPr>
        <w:widowControl w:val="0"/>
        <w:autoSpaceDE w:val="0"/>
        <w:autoSpaceDN w:val="0"/>
        <w:adjustRightInd w:val="0"/>
        <w:ind w:firstLine="720"/>
        <w:jc w:val="both"/>
        <w:rPr>
          <w:rFonts w:cs="Arial"/>
          <w:bCs/>
        </w:rPr>
      </w:pPr>
      <w:r>
        <w:rPr>
          <w:rFonts w:cs="Arial"/>
        </w:rPr>
        <w:t xml:space="preserve">The graduate students (each partially funded by the CDI) will lead specific projects within the science themes. </w:t>
      </w:r>
      <w:r w:rsidR="00794064">
        <w:rPr>
          <w:rFonts w:cs="Arial"/>
        </w:rPr>
        <w:t xml:space="preserve">Because these projects connect two (or more) campuses, each will have a secondary mentor at the collaborating institution and will travel annually to that institution. We note that these collaborations </w:t>
      </w:r>
      <w:r w:rsidR="00586A88">
        <w:rPr>
          <w:rFonts w:cs="Arial"/>
        </w:rPr>
        <w:t>operate a</w:t>
      </w:r>
      <w:r w:rsidR="00794064">
        <w:rPr>
          <w:rFonts w:cs="Arial"/>
        </w:rPr>
        <w:t>c</w:t>
      </w:r>
      <w:r w:rsidR="00586A88">
        <w:rPr>
          <w:rFonts w:cs="Arial"/>
        </w:rPr>
        <w:t xml:space="preserve">ross the theory/observation divide so will provide the students with wide-ranging expertise on both models and experiments. In particular, </w:t>
      </w:r>
      <w:r w:rsidR="00586A88">
        <w:rPr>
          <w:rFonts w:cs="Arial"/>
          <w:bCs/>
        </w:rPr>
        <w:t>al</w:t>
      </w:r>
      <w:ins w:id="24" w:author="Asantha Cooray" w:date="2016-06-28T15:03:00Z">
        <w:r w:rsidR="00586A88" w:rsidRPr="00DE7EF9">
          <w:rPr>
            <w:rFonts w:cs="Arial"/>
            <w:bCs/>
          </w:rPr>
          <w:t xml:space="preserve">l will work closely with </w:t>
        </w:r>
        <w:proofErr w:type="gramStart"/>
        <w:r w:rsidR="00586A88" w:rsidRPr="00DE7EF9">
          <w:rPr>
            <w:rFonts w:cs="Arial"/>
            <w:bCs/>
          </w:rPr>
          <w:t>UCB</w:t>
        </w:r>
        <w:proofErr w:type="gramEnd"/>
        <w:r w:rsidR="00586A88" w:rsidRPr="00DE7EF9">
          <w:rPr>
            <w:rFonts w:cs="Arial"/>
            <w:bCs/>
          </w:rPr>
          <w:t xml:space="preserve"> as the complexity of HERA requires close contact between theory and data.</w:t>
        </w:r>
      </w:ins>
      <w:r w:rsidR="009457A0">
        <w:rPr>
          <w:rFonts w:cs="Arial"/>
          <w:bCs/>
        </w:rPr>
        <w:t xml:space="preserve"> </w:t>
      </w:r>
      <w:ins w:id="25" w:author="Asantha Cooray" w:date="2016-06-28T15:04:00Z">
        <w:r w:rsidR="009457A0" w:rsidRPr="00DE7EF9">
          <w:rPr>
            <w:rFonts w:cs="Arial"/>
            <w:bCs/>
          </w:rPr>
          <w:t xml:space="preserve">This </w:t>
        </w:r>
      </w:ins>
      <w:r w:rsidR="009457A0">
        <w:rPr>
          <w:rFonts w:cs="Arial"/>
          <w:bCs/>
        </w:rPr>
        <w:t>project’s</w:t>
      </w:r>
      <w:ins w:id="26" w:author="Asantha Cooray" w:date="2016-06-28T15:04:00Z">
        <w:r w:rsidR="009457A0" w:rsidRPr="00DE7EF9">
          <w:rPr>
            <w:rFonts w:cs="Arial"/>
            <w:bCs/>
          </w:rPr>
          <w:t xml:space="preserve"> travel budget will be used to facilitate communication within this team, supporting students and postdocs on extended stays at sister campuses as they work together. </w:t>
        </w:r>
      </w:ins>
    </w:p>
    <w:p w14:paraId="74762D02" w14:textId="166007B8" w:rsidR="007B1448" w:rsidRDefault="007B1448" w:rsidP="007B1448">
      <w:pPr>
        <w:widowControl w:val="0"/>
        <w:autoSpaceDE w:val="0"/>
        <w:autoSpaceDN w:val="0"/>
        <w:adjustRightInd w:val="0"/>
        <w:ind w:firstLine="720"/>
        <w:jc w:val="both"/>
        <w:rPr>
          <w:rFonts w:cs="Arial"/>
        </w:rPr>
      </w:pPr>
      <w:r>
        <w:rPr>
          <w:rFonts w:cs="Arial"/>
          <w:bCs/>
        </w:rPr>
        <w:t xml:space="preserve">Our collaboration will have regular meetings to ensure engagement. We will hold monthly </w:t>
      </w:r>
      <w:proofErr w:type="gramStart"/>
      <w:r>
        <w:rPr>
          <w:rFonts w:cs="Arial"/>
          <w:bCs/>
        </w:rPr>
        <w:t>videoconferences,</w:t>
      </w:r>
      <w:proofErr w:type="gramEnd"/>
      <w:r>
        <w:rPr>
          <w:rFonts w:cs="Arial"/>
          <w:bCs/>
        </w:rPr>
        <w:t xml:space="preserve"> each led by one campus to provide rotating updates on the Institute’s research, education, and outreach components. In addition to travel between campuses, we will host an annual “boot camp” summer conference. The postdocs will provide leadership roles, with the responsibility of educating their peers an</w:t>
      </w:r>
      <w:r w:rsidR="0072268E">
        <w:rPr>
          <w:rFonts w:cs="Arial"/>
          <w:bCs/>
        </w:rPr>
        <w:t xml:space="preserve">d other junior scientists on science topics essential to all in the collaboration (such as HERA data analysis, galaxy models, etc.). </w:t>
      </w:r>
    </w:p>
    <w:p w14:paraId="329E732A" w14:textId="07F29F76" w:rsidR="005B5BA6" w:rsidRPr="007B1448" w:rsidRDefault="009457A0" w:rsidP="007B1448">
      <w:pPr>
        <w:widowControl w:val="0"/>
        <w:autoSpaceDE w:val="0"/>
        <w:autoSpaceDN w:val="0"/>
        <w:adjustRightInd w:val="0"/>
        <w:ind w:firstLine="720"/>
        <w:jc w:val="both"/>
        <w:rPr>
          <w:rFonts w:cs="Arial"/>
        </w:rPr>
      </w:pPr>
      <w:ins w:id="27" w:author="Asantha Cooray" w:date="2016-06-28T15:04:00Z">
        <w:r w:rsidRPr="00DE7EF9">
          <w:rPr>
            <w:rFonts w:cs="Arial"/>
            <w:bCs/>
          </w:rPr>
          <w:t xml:space="preserve">The CDI will also foster wider collaborations. In the first year, we will assemble students, postdocs, and faculty for a workshop at UCI to discuss the current state of </w:t>
        </w:r>
      </w:ins>
      <w:r w:rsidR="007B1448">
        <w:rPr>
          <w:rFonts w:cs="Arial"/>
          <w:bCs/>
        </w:rPr>
        <w:t xml:space="preserve">Cosmic Dawn studies and </w:t>
      </w:r>
      <w:ins w:id="28" w:author="Asantha Cooray" w:date="2016-06-28T15:04:00Z">
        <w:r w:rsidRPr="00DE7EF9">
          <w:rPr>
            <w:rFonts w:cs="Arial"/>
            <w:bCs/>
          </w:rPr>
          <w:t>21-cm cosmology. This will provide contacts between the core CDI group and interested researchers in related fields. Several of these will be invited to smaller meeting</w:t>
        </w:r>
      </w:ins>
      <w:ins w:id="29" w:author="Asantha Cooray" w:date="2016-06-28T15:05:00Z">
        <w:r w:rsidRPr="00DE7EF9">
          <w:rPr>
            <w:rFonts w:cs="Arial"/>
            <w:bCs/>
          </w:rPr>
          <w:t>s</w:t>
        </w:r>
      </w:ins>
      <w:ins w:id="30" w:author="Asantha Cooray" w:date="2016-06-28T15:04:00Z">
        <w:r w:rsidRPr="00DE7EF9">
          <w:rPr>
            <w:rFonts w:cs="Arial"/>
            <w:bCs/>
          </w:rPr>
          <w:t xml:space="preserve"> in Year</w:t>
        </w:r>
      </w:ins>
      <w:ins w:id="31" w:author="Asantha Cooray" w:date="2016-06-28T15:05:00Z">
        <w:r w:rsidRPr="00DE7EF9">
          <w:rPr>
            <w:rFonts w:cs="Arial"/>
            <w:bCs/>
          </w:rPr>
          <w:t>s</w:t>
        </w:r>
      </w:ins>
      <w:ins w:id="32" w:author="Asantha Cooray" w:date="2016-06-28T15:04:00Z">
        <w:r w:rsidRPr="00DE7EF9">
          <w:rPr>
            <w:rFonts w:cs="Arial"/>
            <w:bCs/>
          </w:rPr>
          <w:t xml:space="preserve"> 2</w:t>
        </w:r>
      </w:ins>
      <w:ins w:id="33" w:author="Asantha Cooray" w:date="2016-06-28T15:05:00Z">
        <w:r w:rsidRPr="00DE7EF9">
          <w:rPr>
            <w:rFonts w:cs="Arial"/>
            <w:bCs/>
          </w:rPr>
          <w:t xml:space="preserve"> and 3 </w:t>
        </w:r>
      </w:ins>
      <w:ins w:id="34" w:author="Asantha Cooray" w:date="2016-06-28T15:04:00Z">
        <w:r w:rsidRPr="00DE7EF9">
          <w:rPr>
            <w:rFonts w:cs="Arial"/>
            <w:bCs/>
          </w:rPr>
          <w:t xml:space="preserve">of the project, in which we will </w:t>
        </w:r>
      </w:ins>
      <w:r w:rsidR="00D339DC">
        <w:rPr>
          <w:rFonts w:cs="Arial"/>
          <w:bCs/>
        </w:rPr>
        <w:t>identify</w:t>
      </w:r>
      <w:ins w:id="35" w:author="Asantha Cooray" w:date="2016-06-28T15:04:00Z">
        <w:r w:rsidRPr="00DE7EF9">
          <w:rPr>
            <w:rFonts w:cs="Arial"/>
            <w:bCs/>
          </w:rPr>
          <w:t xml:space="preserve"> fruitful avenues for combining HERA and other 21-cm data with research programs at Keck Observatories and planned with the Thirty Meter </w:t>
        </w:r>
        <w:r w:rsidRPr="00DE7EF9">
          <w:rPr>
            <w:rFonts w:cs="Arial"/>
            <w:bCs/>
          </w:rPr>
          <w:lastRenderedPageBreak/>
          <w:t xml:space="preserve">Telescope. </w:t>
        </w:r>
      </w:ins>
      <w:ins w:id="36" w:author="Asantha Cooray" w:date="2016-06-28T15:06:00Z">
        <w:r w:rsidRPr="00DE7EF9">
          <w:rPr>
            <w:rFonts w:cs="Arial"/>
            <w:bCs/>
          </w:rPr>
          <w:t xml:space="preserve">In Year 4 we will </w:t>
        </w:r>
      </w:ins>
      <w:r w:rsidR="0072268E">
        <w:rPr>
          <w:rFonts w:cs="Arial"/>
          <w:bCs/>
        </w:rPr>
        <w:t>host</w:t>
      </w:r>
      <w:ins w:id="37" w:author="Asantha Cooray" w:date="2016-06-28T15:06:00Z">
        <w:r w:rsidRPr="00DE7EF9">
          <w:rPr>
            <w:rFonts w:cs="Arial"/>
            <w:bCs/>
          </w:rPr>
          <w:t xml:space="preserve"> an international conference, with the aim of summarizing key results.</w:t>
        </w:r>
      </w:ins>
    </w:p>
    <w:p w14:paraId="68457E59" w14:textId="77777777" w:rsidR="009457A0" w:rsidRPr="005407F7" w:rsidRDefault="009457A0" w:rsidP="005407F7">
      <w:pPr>
        <w:widowControl w:val="0"/>
        <w:autoSpaceDE w:val="0"/>
        <w:autoSpaceDN w:val="0"/>
        <w:adjustRightInd w:val="0"/>
        <w:ind w:firstLine="720"/>
        <w:jc w:val="both"/>
        <w:rPr>
          <w:rFonts w:cs="Arial"/>
        </w:rPr>
      </w:pPr>
    </w:p>
    <w:p w14:paraId="5A29E28A" w14:textId="67B881FC" w:rsidR="00C27E6D" w:rsidRPr="00DE7EF9" w:rsidRDefault="00C27E6D" w:rsidP="00C27E6D">
      <w:pPr>
        <w:jc w:val="both"/>
        <w:rPr>
          <w:ins w:id="38" w:author="Asantha Cooray" w:date="2016-06-28T15:04:00Z"/>
          <w:rFonts w:cs="Arial"/>
          <w:bCs/>
        </w:rPr>
      </w:pPr>
      <w:ins w:id="39" w:author="Asantha Cooray" w:date="2016-06-28T15:04:00Z">
        <w:r w:rsidRPr="00DE7EF9">
          <w:rPr>
            <w:rFonts w:cs="Arial"/>
            <w:bCs/>
          </w:rPr>
          <w:tab/>
        </w:r>
      </w:ins>
    </w:p>
    <w:p w14:paraId="1B141AB0" w14:textId="7F2F8B3D" w:rsidR="00C27E6D" w:rsidRDefault="00C27E6D" w:rsidP="00516490">
      <w:pPr>
        <w:ind w:firstLine="0"/>
        <w:jc w:val="both"/>
        <w:rPr>
          <w:ins w:id="40" w:author="Asantha Cooray" w:date="2016-06-28T15:03:00Z"/>
          <w:rFonts w:ascii="Arial" w:hAnsi="Arial" w:cs="Arial"/>
          <w:bCs/>
        </w:rPr>
      </w:pPr>
    </w:p>
    <w:p w14:paraId="0BAB388F" w14:textId="2CC1EB47" w:rsidR="002D30CF" w:rsidRPr="00DA42AE" w:rsidRDefault="002D30CF" w:rsidP="002D30CF">
      <w:pPr>
        <w:pStyle w:val="Heading1"/>
        <w:tabs>
          <w:tab w:val="left" w:pos="6480"/>
        </w:tabs>
        <w:spacing w:before="360"/>
        <w:rPr>
          <w:rFonts w:ascii="Arial" w:hAnsi="Arial" w:cs="Arial"/>
          <w:b w:val="0"/>
          <w:i/>
          <w:color w:val="auto"/>
          <w:sz w:val="22"/>
          <w:szCs w:val="22"/>
        </w:rPr>
      </w:pPr>
      <w:r w:rsidRPr="0019768A">
        <w:rPr>
          <w:rFonts w:ascii="Arial" w:hAnsi="Arial" w:cs="Arial"/>
          <w:color w:val="auto"/>
          <w:sz w:val="22"/>
          <w:szCs w:val="22"/>
        </w:rPr>
        <w:t xml:space="preserve">Public Engagement and </w:t>
      </w:r>
      <w:r>
        <w:rPr>
          <w:rFonts w:ascii="Arial" w:hAnsi="Arial" w:cs="Arial"/>
          <w:color w:val="auto"/>
          <w:sz w:val="22"/>
          <w:szCs w:val="22"/>
        </w:rPr>
        <w:t>Community Collaboration</w:t>
      </w:r>
      <w:r w:rsidRPr="00DA42AE">
        <w:rPr>
          <w:rFonts w:ascii="Arial" w:hAnsi="Arial" w:cs="Arial"/>
          <w:b w:val="0"/>
          <w:i/>
          <w:color w:val="4F81BD" w:themeColor="accent1"/>
          <w:sz w:val="22"/>
          <w:szCs w:val="22"/>
        </w:rPr>
        <w:t xml:space="preserve"> </w:t>
      </w:r>
      <w:r>
        <w:rPr>
          <w:rFonts w:ascii="Arial" w:hAnsi="Arial" w:cs="Arial"/>
          <w:b w:val="0"/>
          <w:i/>
          <w:color w:val="4F81BD" w:themeColor="accent1"/>
          <w:sz w:val="22"/>
          <w:szCs w:val="22"/>
        </w:rPr>
        <w:tab/>
      </w:r>
      <w:r>
        <w:rPr>
          <w:rFonts w:ascii="Arial" w:hAnsi="Arial" w:cs="Arial"/>
          <w:b w:val="0"/>
          <w:i/>
          <w:color w:val="4F81BD" w:themeColor="accent1"/>
          <w:sz w:val="22"/>
          <w:szCs w:val="22"/>
        </w:rPr>
        <w:tab/>
      </w:r>
      <w:r>
        <w:rPr>
          <w:rFonts w:ascii="Arial" w:hAnsi="Arial" w:cs="Arial"/>
          <w:b w:val="0"/>
          <w:i/>
          <w:color w:val="4F81BD" w:themeColor="accent1"/>
          <w:sz w:val="22"/>
          <w:szCs w:val="22"/>
        </w:rPr>
        <w:tab/>
      </w:r>
      <w:r>
        <w:rPr>
          <w:rFonts w:ascii="Arial" w:hAnsi="Arial" w:cs="Arial"/>
          <w:b w:val="0"/>
          <w:i/>
          <w:color w:val="4F81BD" w:themeColor="accent1"/>
          <w:sz w:val="22"/>
          <w:szCs w:val="22"/>
        </w:rPr>
        <w:tab/>
      </w:r>
    </w:p>
    <w:p w14:paraId="688F5C3B" w14:textId="50606139" w:rsidR="00D631A9" w:rsidRDefault="007413C6" w:rsidP="00064209">
      <w:pPr>
        <w:ind w:firstLine="0"/>
        <w:rPr>
          <w:ins w:id="41" w:author="Steven Furlanetto" w:date="2016-07-08T13:39:00Z"/>
          <w:rFonts w:cs="Arial"/>
        </w:rPr>
      </w:pPr>
      <w:ins w:id="42" w:author="Steven Furlanetto" w:date="2016-07-08T12:56:00Z">
        <w:r w:rsidRPr="00E9112A">
          <w:rPr>
            <w:rFonts w:cs="Arial"/>
          </w:rPr>
          <w:t xml:space="preserve">While reionization and the Cosmic Dawn are </w:t>
        </w:r>
        <w:proofErr w:type="gramStart"/>
        <w:r w:rsidRPr="00E9112A">
          <w:rPr>
            <w:rFonts w:cs="Arial"/>
          </w:rPr>
          <w:t>well-known</w:t>
        </w:r>
        <w:proofErr w:type="gramEnd"/>
        <w:r w:rsidRPr="00E9112A">
          <w:rPr>
            <w:rFonts w:cs="Arial"/>
          </w:rPr>
          <w:t xml:space="preserve"> within the astrophysics community, they are just beginning to enter the public consciousness. Over the next decade, interest in the era promises to explode, as the first results from many forthcoming telescopes at multiple wavelengths are reported. </w:t>
        </w:r>
      </w:ins>
      <w:ins w:id="43" w:author="Steven Furlanetto" w:date="2016-07-08T14:37:00Z">
        <w:r w:rsidR="00064209" w:rsidRPr="00E9112A">
          <w:rPr>
            <w:rFonts w:cs="Arial"/>
          </w:rPr>
          <w:t xml:space="preserve">The greatest public benefit would be success </w:t>
        </w:r>
        <w:r w:rsidR="00064209">
          <w:rPr>
            <w:rFonts w:cs="Arial"/>
          </w:rPr>
          <w:t>in observing Cosmic Dawn with HERA, with a full and deep understanding of the astrophysical implications</w:t>
        </w:r>
        <w:r w:rsidR="00064209" w:rsidRPr="00E9112A">
          <w:rPr>
            <w:rFonts w:cs="Arial"/>
          </w:rPr>
          <w:t xml:space="preserve"> </w:t>
        </w:r>
        <w:r w:rsidR="00064209">
          <w:rPr>
            <w:rFonts w:cs="Arial"/>
          </w:rPr>
          <w:t xml:space="preserve">enabled </w:t>
        </w:r>
        <w:r w:rsidR="00064209" w:rsidRPr="00E9112A">
          <w:rPr>
            <w:rFonts w:cs="Arial"/>
          </w:rPr>
          <w:t xml:space="preserve">by the analysis and theoretical support of the CDI. </w:t>
        </w:r>
      </w:ins>
      <w:ins w:id="44" w:author="Steven Furlanetto" w:date="2016-07-08T12:56:00Z">
        <w:r w:rsidRPr="00E9112A">
          <w:rPr>
            <w:rFonts w:cs="Arial"/>
          </w:rPr>
          <w:t>We will capitalize on this golden opportunity to communicate the excitement and grandeur of this field to the public. The birth of the first stars and galaxies is a</w:t>
        </w:r>
      </w:ins>
      <w:ins w:id="45" w:author="Steven Furlanetto" w:date="2016-07-08T13:18:00Z">
        <w:r w:rsidR="00884983">
          <w:rPr>
            <w:rFonts w:cs="Arial"/>
          </w:rPr>
          <w:t>n</w:t>
        </w:r>
      </w:ins>
      <w:ins w:id="46" w:author="Steven Furlanetto" w:date="2016-07-08T12:56:00Z">
        <w:r w:rsidRPr="00E9112A">
          <w:rPr>
            <w:rFonts w:cs="Arial"/>
          </w:rPr>
          <w:t xml:space="preserve"> inspiring topic </w:t>
        </w:r>
      </w:ins>
      <w:ins w:id="47" w:author="Steven Furlanetto" w:date="2016-07-08T13:39:00Z">
        <w:r w:rsidR="009A6227">
          <w:rPr>
            <w:rFonts w:cs="Arial"/>
          </w:rPr>
          <w:t>that</w:t>
        </w:r>
      </w:ins>
      <w:ins w:id="48" w:author="Steven Furlanetto" w:date="2016-07-08T12:56:00Z">
        <w:r w:rsidRPr="00E9112A">
          <w:rPr>
            <w:rFonts w:cs="Arial"/>
          </w:rPr>
          <w:t xml:space="preserve"> naturally lends itself to outreach efforts. </w:t>
        </w:r>
      </w:ins>
      <w:ins w:id="49" w:author="Steven Furlanetto" w:date="2016-07-08T13:39:00Z">
        <w:r w:rsidR="009A6227">
          <w:rPr>
            <w:rFonts w:cs="Arial"/>
          </w:rPr>
          <w:t xml:space="preserve">We will also </w:t>
        </w:r>
      </w:ins>
      <w:ins w:id="50" w:author="Steven Furlanetto" w:date="2016-07-08T14:27:00Z">
        <w:r w:rsidR="002F098B">
          <w:rPr>
            <w:rFonts w:cs="Arial"/>
          </w:rPr>
          <w:t xml:space="preserve">leverage the exciting new technology of the telescopes </w:t>
        </w:r>
      </w:ins>
      <w:ins w:id="51" w:author="Steven Furlanetto" w:date="2016-07-08T14:29:00Z">
        <w:r w:rsidR="002F098B">
          <w:rPr>
            <w:rFonts w:cs="Arial"/>
          </w:rPr>
          <w:t xml:space="preserve">with which our team is involved </w:t>
        </w:r>
      </w:ins>
      <w:ins w:id="52" w:author="Steven Furlanetto" w:date="2016-07-08T14:27:00Z">
        <w:r w:rsidR="002F098B">
          <w:rPr>
            <w:rFonts w:cs="Arial"/>
          </w:rPr>
          <w:t>(HERA, JWST, WFIRST)</w:t>
        </w:r>
      </w:ins>
      <w:ins w:id="53" w:author="Steven Furlanetto" w:date="2016-07-08T14:29:00Z">
        <w:r w:rsidR="002F098B">
          <w:rPr>
            <w:rFonts w:cs="Arial"/>
          </w:rPr>
          <w:t xml:space="preserve">, </w:t>
        </w:r>
      </w:ins>
      <w:r w:rsidR="00064209">
        <w:rPr>
          <w:rFonts w:cs="Arial"/>
        </w:rPr>
        <w:t>and</w:t>
      </w:r>
      <w:ins w:id="54" w:author="Steven Furlanetto" w:date="2016-07-08T14:29:00Z">
        <w:r w:rsidR="002F098B">
          <w:rPr>
            <w:rFonts w:cs="Arial"/>
          </w:rPr>
          <w:t xml:space="preserve"> the publicity they will generate, to extend our reach.</w:t>
        </w:r>
      </w:ins>
      <w:r w:rsidR="00F263A0">
        <w:rPr>
          <w:rFonts w:cs="Arial"/>
        </w:rPr>
        <w:t xml:space="preserve"> We will use two primary platforms: face-to-face contact and our team website.</w:t>
      </w:r>
    </w:p>
    <w:p w14:paraId="7AAB7943" w14:textId="0EEA7E20" w:rsidR="00553F61" w:rsidRPr="00E9112A" w:rsidRDefault="00553F61" w:rsidP="00553F61">
      <w:pPr>
        <w:rPr>
          <w:ins w:id="55" w:author="Steven Furlanetto" w:date="2016-07-08T14:27:00Z"/>
          <w:rFonts w:cs="Arial"/>
        </w:rPr>
      </w:pPr>
      <w:ins w:id="56" w:author="Steven Furlanetto" w:date="2016-07-08T14:34:00Z">
        <w:r>
          <w:rPr>
            <w:rFonts w:cs="Arial"/>
            <w:b/>
          </w:rPr>
          <w:t>Personal</w:t>
        </w:r>
      </w:ins>
      <w:ins w:id="57" w:author="Steven Furlanetto" w:date="2016-07-08T14:27:00Z">
        <w:r w:rsidRPr="00E9112A">
          <w:rPr>
            <w:rFonts w:cs="Arial"/>
            <w:b/>
          </w:rPr>
          <w:t xml:space="preserve"> outreach</w:t>
        </w:r>
        <w:r w:rsidRPr="00E9112A">
          <w:rPr>
            <w:rFonts w:cs="Arial"/>
          </w:rPr>
          <w:t xml:space="preserve"> We will exploit the web of existing links the PI/Co</w:t>
        </w:r>
        <w:r>
          <w:rPr>
            <w:rFonts w:cs="Arial"/>
          </w:rPr>
          <w:t>-PI</w:t>
        </w:r>
        <w:r w:rsidRPr="00E9112A">
          <w:rPr>
            <w:rFonts w:cs="Arial"/>
          </w:rPr>
          <w:t>s have in their local communities throughout California. This includes local university outreach efforts, talks at local museums and high schools, and ‘pop-up’ events such as Science Café</w:t>
        </w:r>
        <w:r>
          <w:rPr>
            <w:rFonts w:cs="Arial"/>
          </w:rPr>
          <w:t>s</w:t>
        </w:r>
        <w:r w:rsidRPr="00E9112A">
          <w:rPr>
            <w:rFonts w:cs="Arial"/>
          </w:rPr>
          <w:t xml:space="preserve"> and Astronomy on </w:t>
        </w:r>
        <w:r w:rsidRPr="003F3B3C">
          <w:rPr>
            <w:rFonts w:cs="Arial"/>
          </w:rPr>
          <w:t>Tap</w:t>
        </w:r>
        <w:r>
          <w:rPr>
            <w:rFonts w:cs="Arial"/>
          </w:rPr>
          <w:t>.</w:t>
        </w:r>
        <w:r w:rsidRPr="003F3B3C">
          <w:rPr>
            <w:rFonts w:cs="Arial"/>
            <w:color w:val="FF0000"/>
          </w:rPr>
          <w:t xml:space="preserve"> </w:t>
        </w:r>
      </w:ins>
      <w:r>
        <w:rPr>
          <w:rFonts w:cs="Arial"/>
        </w:rPr>
        <w:t xml:space="preserve">We will emphasize both annual events, such </w:t>
      </w:r>
      <w:proofErr w:type="gramStart"/>
      <w:r>
        <w:rPr>
          <w:rFonts w:cs="Arial"/>
        </w:rPr>
        <w:t xml:space="preserve">as </w:t>
      </w:r>
      <w:ins w:id="58" w:author="Steven Furlanetto" w:date="2016-07-11T13:10:00Z">
        <w:r>
          <w:rPr>
            <w:rFonts w:cs="Arial"/>
          </w:rPr>
          <w:t xml:space="preserve"> UCLA’s</w:t>
        </w:r>
      </w:ins>
      <w:proofErr w:type="gramEnd"/>
      <w:ins w:id="59" w:author="Steven Furlanetto" w:date="2016-07-11T13:11:00Z">
        <w:r>
          <w:rPr>
            <w:rFonts w:cs="Arial"/>
          </w:rPr>
          <w:t xml:space="preserve"> annual</w:t>
        </w:r>
      </w:ins>
      <w:ins w:id="60" w:author="Steven Furlanetto" w:date="2016-07-11T13:10:00Z">
        <w:r>
          <w:rPr>
            <w:rFonts w:cs="Arial"/>
          </w:rPr>
          <w:t xml:space="preserve"> “Exploring Your Universe</w:t>
        </w:r>
      </w:ins>
      <w:ins w:id="61" w:author="Steven Furlanetto" w:date="2016-07-11T13:11:00Z">
        <w:r>
          <w:rPr>
            <w:rFonts w:cs="Arial"/>
          </w:rPr>
          <w:t xml:space="preserve">” outreach event </w:t>
        </w:r>
      </w:ins>
      <w:r>
        <w:rPr>
          <w:rFonts w:cs="Arial"/>
        </w:rPr>
        <w:t xml:space="preserve">(which </w:t>
      </w:r>
      <w:ins w:id="62" w:author="Steven Furlanetto" w:date="2016-07-11T13:11:00Z">
        <w:r>
          <w:rPr>
            <w:rFonts w:cs="Arial"/>
          </w:rPr>
          <w:t xml:space="preserve">draws </w:t>
        </w:r>
      </w:ins>
      <w:ins w:id="63" w:author="Steven Furlanetto" w:date="2016-07-11T13:12:00Z">
        <w:r>
          <w:rPr>
            <w:rFonts w:cs="Arial"/>
          </w:rPr>
          <w:t>more than 6,000 people to campus</w:t>
        </w:r>
      </w:ins>
      <w:r>
        <w:rPr>
          <w:rFonts w:cs="Arial"/>
        </w:rPr>
        <w:t>)</w:t>
      </w:r>
      <w:ins w:id="64" w:author="Steven Furlanetto" w:date="2016-07-11T13:12:00Z">
        <w:r>
          <w:rPr>
            <w:rFonts w:cs="Arial"/>
          </w:rPr>
          <w:t xml:space="preserve"> </w:t>
        </w:r>
      </w:ins>
      <w:r>
        <w:rPr>
          <w:rFonts w:cs="Arial"/>
        </w:rPr>
        <w:t>and UCB’s annual Cal Day (with similar numbers), and ongoing community outreach, such as UCB’s Astronomy Night (a monthly event drawing more than 100 community members and visitors run by current CDI graduate student Carina Cheng). We will leverage the ongoing engagement opportunities to tell the story of discovery that is central to study of the Cosmic Dawn over the project period. At all of these events,</w:t>
      </w:r>
      <w:ins w:id="65" w:author="Steven Furlanetto" w:date="2016-07-11T13:12:00Z">
        <w:r>
          <w:rPr>
            <w:rFonts w:cs="Arial"/>
          </w:rPr>
          <w:t xml:space="preserve"> the CDI will ensure a presence with talks, visuals, and demonstrations</w:t>
        </w:r>
      </w:ins>
      <w:r>
        <w:rPr>
          <w:rFonts w:cs="Arial"/>
        </w:rPr>
        <w:t>.</w:t>
      </w:r>
    </w:p>
    <w:p w14:paraId="433866D0" w14:textId="763AC4FE" w:rsidR="007413C6" w:rsidRPr="00E9112A" w:rsidRDefault="007413C6" w:rsidP="007413C6">
      <w:pPr>
        <w:rPr>
          <w:ins w:id="66" w:author="Steven Furlanetto" w:date="2016-07-08T12:56:00Z"/>
          <w:rFonts w:cs="Arial"/>
        </w:rPr>
      </w:pPr>
      <w:ins w:id="67" w:author="Steven Furlanetto" w:date="2016-07-08T12:56:00Z">
        <w:r w:rsidRPr="00E9112A">
          <w:rPr>
            <w:rFonts w:cs="Arial"/>
          </w:rPr>
          <w:t xml:space="preserve">For outreach to be truly scalable, it should involve </w:t>
        </w:r>
      </w:ins>
      <w:ins w:id="68" w:author="Steven Furlanetto" w:date="2016-07-08T14:30:00Z">
        <w:r w:rsidR="002F098B">
          <w:rPr>
            <w:rFonts w:cs="Arial"/>
          </w:rPr>
          <w:t xml:space="preserve">CDI </w:t>
        </w:r>
      </w:ins>
      <w:ins w:id="69" w:author="Steven Furlanetto" w:date="2016-07-08T12:56:00Z">
        <w:r w:rsidRPr="00E9112A">
          <w:rPr>
            <w:rFonts w:cs="Arial"/>
          </w:rPr>
          <w:t xml:space="preserve">members at all levels. We will devote time at our summer </w:t>
        </w:r>
      </w:ins>
      <w:ins w:id="70" w:author="Steven Furlanetto" w:date="2016-07-08T14:30:00Z">
        <w:r w:rsidR="002F098B">
          <w:rPr>
            <w:rFonts w:cs="Arial"/>
          </w:rPr>
          <w:t>“boot camps”</w:t>
        </w:r>
      </w:ins>
      <w:ins w:id="71" w:author="Steven Furlanetto" w:date="2016-07-08T12:56:00Z">
        <w:r w:rsidRPr="00E9112A">
          <w:rPr>
            <w:rFonts w:cs="Arial"/>
          </w:rPr>
          <w:t xml:space="preserve"> to train junior researcher</w:t>
        </w:r>
        <w:r w:rsidR="002F098B">
          <w:rPr>
            <w:rFonts w:cs="Arial"/>
          </w:rPr>
          <w:t>s (students and</w:t>
        </w:r>
        <w:r w:rsidRPr="00E9112A">
          <w:rPr>
            <w:rFonts w:cs="Arial"/>
          </w:rPr>
          <w:t xml:space="preserve"> postdocs) in the best practices of scientific outreach. They will be briefed on the media tools described </w:t>
        </w:r>
      </w:ins>
      <w:ins w:id="72" w:author="Steven Furlanetto" w:date="2016-07-08T14:30:00Z">
        <w:r w:rsidR="002F098B">
          <w:rPr>
            <w:rFonts w:cs="Arial"/>
          </w:rPr>
          <w:t>below</w:t>
        </w:r>
      </w:ins>
      <w:ins w:id="73" w:author="Steven Furlanetto" w:date="2016-07-08T12:56:00Z">
        <w:r w:rsidR="002F098B">
          <w:rPr>
            <w:rFonts w:cs="Arial"/>
          </w:rPr>
          <w:t>, and we will provide</w:t>
        </w:r>
        <w:r w:rsidRPr="00E9112A">
          <w:rPr>
            <w:rFonts w:cs="Arial"/>
          </w:rPr>
          <w:t xml:space="preserve"> materials to develop popular talks of varying lengths on Cosmic Dawn. We will ‘role-play’ by having them give both popular talks and informal instruction (assisted by media tools) to </w:t>
        </w:r>
      </w:ins>
      <w:ins w:id="74" w:author="Steven Furlanetto" w:date="2016-07-08T14:31:00Z">
        <w:r w:rsidR="002F098B">
          <w:rPr>
            <w:rFonts w:cs="Arial"/>
          </w:rPr>
          <w:t>undergraduates</w:t>
        </w:r>
      </w:ins>
      <w:ins w:id="75" w:author="Steven Furlanetto" w:date="2016-07-08T12:56:00Z">
        <w:r w:rsidRPr="00E9112A">
          <w:rPr>
            <w:rFonts w:cs="Arial"/>
          </w:rPr>
          <w:t xml:space="preserve">, </w:t>
        </w:r>
      </w:ins>
      <w:ins w:id="76" w:author="Steven Furlanetto" w:date="2016-07-08T14:31:00Z">
        <w:r w:rsidR="002F098B">
          <w:rPr>
            <w:rFonts w:cs="Arial"/>
          </w:rPr>
          <w:t xml:space="preserve">who will </w:t>
        </w:r>
      </w:ins>
      <w:ins w:id="77" w:author="Steven Furlanetto" w:date="2016-07-08T12:56:00Z">
        <w:r w:rsidR="002F098B">
          <w:rPr>
            <w:rFonts w:cs="Arial"/>
          </w:rPr>
          <w:t>offer</w:t>
        </w:r>
        <w:r w:rsidRPr="00E9112A">
          <w:rPr>
            <w:rFonts w:cs="Arial"/>
          </w:rPr>
          <w:t xml:space="preserve"> critique and feedback. The best talk will be recorded (‘TED’ style) and hosted on our website. </w:t>
        </w:r>
      </w:ins>
      <w:ins w:id="78" w:author="Steven Furlanetto" w:date="2016-07-08T14:32:00Z">
        <w:r w:rsidR="002F098B">
          <w:rPr>
            <w:rFonts w:cs="Arial"/>
          </w:rPr>
          <w:t>We will work intensively throughout the year to find opportunities for students to use these skills “in the field</w:t>
        </w:r>
      </w:ins>
      <w:r w:rsidR="00553F61">
        <w:rPr>
          <w:rFonts w:cs="Arial"/>
        </w:rPr>
        <w:t>,</w:t>
      </w:r>
      <w:ins w:id="79" w:author="Steven Furlanetto" w:date="2016-07-08T14:32:00Z">
        <w:r w:rsidR="002F098B">
          <w:rPr>
            <w:rFonts w:cs="Arial"/>
          </w:rPr>
          <w:t xml:space="preserve">” </w:t>
        </w:r>
      </w:ins>
      <w:r w:rsidR="00553F61">
        <w:rPr>
          <w:rFonts w:cs="Arial"/>
        </w:rPr>
        <w:t xml:space="preserve">including </w:t>
      </w:r>
      <w:r w:rsidR="007C3C16">
        <w:rPr>
          <w:rFonts w:cs="Arial"/>
        </w:rPr>
        <w:t>those</w:t>
      </w:r>
      <w:r w:rsidR="00553F61">
        <w:rPr>
          <w:rFonts w:cs="Arial"/>
        </w:rPr>
        <w:t xml:space="preserve"> mentioned above. </w:t>
      </w:r>
      <w:ins w:id="80" w:author="Steven Furlanetto" w:date="2016-07-08T12:56:00Z">
        <w:r w:rsidRPr="00E9112A">
          <w:rPr>
            <w:rFonts w:cs="Arial"/>
          </w:rPr>
          <w:t>This</w:t>
        </w:r>
      </w:ins>
      <w:r w:rsidR="007C3C16">
        <w:rPr>
          <w:rFonts w:cs="Arial"/>
        </w:rPr>
        <w:t xml:space="preserve"> </w:t>
      </w:r>
      <w:bookmarkStart w:id="81" w:name="_GoBack"/>
      <w:bookmarkEnd w:id="81"/>
      <w:ins w:id="82" w:author="Steven Furlanetto" w:date="2016-07-08T12:56:00Z">
        <w:r w:rsidRPr="00E9112A">
          <w:rPr>
            <w:rFonts w:cs="Arial"/>
          </w:rPr>
          <w:t xml:space="preserve">emphasis on public outreach </w:t>
        </w:r>
      </w:ins>
      <w:ins w:id="83" w:author="Steven Furlanetto" w:date="2016-07-08T14:32:00Z">
        <w:r w:rsidR="002F098B">
          <w:rPr>
            <w:rFonts w:cs="Arial"/>
          </w:rPr>
          <w:t>will</w:t>
        </w:r>
      </w:ins>
      <w:ins w:id="84" w:author="Steven Furlanetto" w:date="2016-07-08T12:56:00Z">
        <w:r w:rsidRPr="00E9112A">
          <w:rPr>
            <w:rFonts w:cs="Arial"/>
          </w:rPr>
          <w:t xml:space="preserve"> inculcate habits and attitudes </w:t>
        </w:r>
      </w:ins>
      <w:ins w:id="85" w:author="Steven Furlanetto" w:date="2016-07-08T12:57:00Z">
        <w:r w:rsidR="0047453F">
          <w:rPr>
            <w:rFonts w:cs="Arial"/>
          </w:rPr>
          <w:t>that</w:t>
        </w:r>
      </w:ins>
      <w:ins w:id="86" w:author="Steven Furlanetto" w:date="2016-07-08T12:56:00Z">
        <w:r w:rsidRPr="00E9112A">
          <w:rPr>
            <w:rFonts w:cs="Arial"/>
          </w:rPr>
          <w:t xml:space="preserve"> will serve them </w:t>
        </w:r>
      </w:ins>
      <w:ins w:id="87" w:author="Steven Furlanetto" w:date="2016-07-08T14:32:00Z">
        <w:r w:rsidR="002F098B">
          <w:rPr>
            <w:rFonts w:cs="Arial"/>
          </w:rPr>
          <w:t>well</w:t>
        </w:r>
      </w:ins>
      <w:ins w:id="88" w:author="Steven Furlanetto" w:date="2016-07-08T12:56:00Z">
        <w:r w:rsidRPr="00E9112A">
          <w:rPr>
            <w:rFonts w:cs="Arial"/>
          </w:rPr>
          <w:t xml:space="preserve"> throughout their careers.</w:t>
        </w:r>
      </w:ins>
    </w:p>
    <w:p w14:paraId="65CD19B2" w14:textId="76CADEBD" w:rsidR="009A4D57" w:rsidRDefault="007413C6" w:rsidP="007413C6">
      <w:pPr>
        <w:rPr>
          <w:rFonts w:cs="Arial"/>
        </w:rPr>
      </w:pPr>
      <w:ins w:id="89" w:author="Steven Furlanetto" w:date="2016-07-08T12:56:00Z">
        <w:r w:rsidRPr="00E9112A">
          <w:rPr>
            <w:rFonts w:cs="Arial"/>
            <w:b/>
          </w:rPr>
          <w:t>Media tools</w:t>
        </w:r>
      </w:ins>
      <w:ins w:id="90" w:author="Steven Furlanetto" w:date="2016-07-08T14:33:00Z">
        <w:r w:rsidR="00C82D24">
          <w:rPr>
            <w:rFonts w:cs="Arial"/>
            <w:b/>
          </w:rPr>
          <w:t>:</w:t>
        </w:r>
      </w:ins>
      <w:ins w:id="91" w:author="Steven Furlanetto" w:date="2016-07-08T12:56:00Z">
        <w:r w:rsidR="00C82D24">
          <w:rPr>
            <w:rFonts w:cs="Arial"/>
          </w:rPr>
          <w:t xml:space="preserve"> To amplify our reach, w</w:t>
        </w:r>
        <w:r w:rsidRPr="00E9112A">
          <w:rPr>
            <w:rFonts w:cs="Arial"/>
          </w:rPr>
          <w:t xml:space="preserve">e will create a multi-media web-based portal for exploration </w:t>
        </w:r>
      </w:ins>
      <w:ins w:id="92" w:author="Steven Furlanetto" w:date="2016-07-08T14:35:00Z">
        <w:r w:rsidR="00C245D0">
          <w:rPr>
            <w:rFonts w:cs="Arial"/>
          </w:rPr>
          <w:t>and education</w:t>
        </w:r>
      </w:ins>
      <w:ins w:id="93" w:author="Steven Furlanetto" w:date="2016-07-08T12:56:00Z">
        <w:r w:rsidRPr="00E9112A">
          <w:rPr>
            <w:rFonts w:cs="Arial"/>
          </w:rPr>
          <w:t xml:space="preserve">. </w:t>
        </w:r>
      </w:ins>
      <w:ins w:id="94" w:author="Steven Furlanetto" w:date="2016-07-08T14:34:00Z">
        <w:r w:rsidR="00C245D0">
          <w:rPr>
            <w:rFonts w:cs="Arial"/>
          </w:rPr>
          <w:t>T</w:t>
        </w:r>
        <w:r w:rsidR="00C245D0" w:rsidRPr="00E9112A">
          <w:rPr>
            <w:rFonts w:cs="Arial"/>
          </w:rPr>
          <w:t>he site will host interactive webpage tutorials on the physics of Cosmic Dawn and observational techniques</w:t>
        </w:r>
        <w:r w:rsidR="00C245D0">
          <w:rPr>
            <w:rFonts w:cs="Arial"/>
          </w:rPr>
          <w:t xml:space="preserve"> at varying levels geared toward K-12 students</w:t>
        </w:r>
      </w:ins>
      <w:ins w:id="95" w:author="Steven Furlanetto" w:date="2016-07-08T14:35:00Z">
        <w:r w:rsidR="00C245D0">
          <w:rPr>
            <w:rFonts w:cs="Arial"/>
          </w:rPr>
          <w:t xml:space="preserve"> and the general public</w:t>
        </w:r>
      </w:ins>
      <w:ins w:id="96" w:author="Steven Furlanetto" w:date="2016-07-08T14:34:00Z">
        <w:r w:rsidR="00C245D0" w:rsidRPr="00E9112A">
          <w:rPr>
            <w:rFonts w:cs="Arial"/>
          </w:rPr>
          <w:t>.</w:t>
        </w:r>
        <w:r w:rsidR="00C245D0">
          <w:rPr>
            <w:rFonts w:cs="Arial"/>
          </w:rPr>
          <w:t xml:space="preserve"> </w:t>
        </w:r>
      </w:ins>
      <w:r w:rsidR="009A4D57">
        <w:rPr>
          <w:rFonts w:cs="Arial"/>
        </w:rPr>
        <w:t xml:space="preserve">These will be developed to </w:t>
      </w:r>
      <w:proofErr w:type="spellStart"/>
      <w:r w:rsidR="009A4D57">
        <w:rPr>
          <w:rFonts w:cs="Arial"/>
        </w:rPr>
        <w:t>dhere</w:t>
      </w:r>
      <w:proofErr w:type="spellEnd"/>
      <w:r w:rsidR="009A4D57">
        <w:rPr>
          <w:rFonts w:cs="Arial"/>
        </w:rPr>
        <w:t xml:space="preserve"> with the California Department of Education’s Next Generation Science Standards for California Public Schools.  At the high School level, the Cosmic Dawn functions within the HS-ESS1-1 through HS-ESS1-4 standards (part of the Space Systems curriculum), making it easy for teachers at this level to adapt our materials for classroom use. At lower grade levels, </w:t>
      </w:r>
      <w:r w:rsidR="00D631A9">
        <w:rPr>
          <w:rFonts w:cs="Arial"/>
        </w:rPr>
        <w:t xml:space="preserve">the Cosmic Dawn fits less clearly in the curriculum, so we will provide short activities that supplement physical concepts explored within the curriculum, communicating the excitement of frontier science as efficiently as possible. </w:t>
      </w:r>
    </w:p>
    <w:p w14:paraId="06311FA3" w14:textId="77777777" w:rsidR="007413C6" w:rsidRDefault="009A4D57" w:rsidP="007413C6">
      <w:pPr>
        <w:rPr>
          <w:rFonts w:cs="Arial"/>
        </w:rPr>
      </w:pPr>
      <w:r>
        <w:rPr>
          <w:rFonts w:cs="Arial"/>
        </w:rPr>
        <w:t xml:space="preserve">For </w:t>
      </w:r>
      <w:r w:rsidR="00D631A9">
        <w:rPr>
          <w:rFonts w:cs="Arial"/>
        </w:rPr>
        <w:t>the public</w:t>
      </w:r>
      <w:r>
        <w:rPr>
          <w:rFonts w:cs="Arial"/>
        </w:rPr>
        <w:t>, we will develop</w:t>
      </w:r>
      <w:ins w:id="97" w:author="Steven Furlanetto" w:date="2016-07-08T12:56:00Z">
        <w:r w:rsidR="007413C6" w:rsidRPr="00E9112A">
          <w:rPr>
            <w:rFonts w:cs="Arial"/>
          </w:rPr>
          <w:t xml:space="preserve"> a self-contained </w:t>
        </w:r>
      </w:ins>
      <w:ins w:id="98" w:author="Steven Furlanetto" w:date="2016-07-08T14:35:00Z">
        <w:r w:rsidR="00C245D0">
          <w:rPr>
            <w:rFonts w:cs="Arial"/>
          </w:rPr>
          <w:t>web</w:t>
        </w:r>
      </w:ins>
      <w:ins w:id="99" w:author="Steven Furlanetto" w:date="2016-07-08T12:56:00Z">
        <w:r w:rsidR="007413C6" w:rsidRPr="00E9112A">
          <w:rPr>
            <w:rFonts w:cs="Arial"/>
          </w:rPr>
          <w:t xml:space="preserve"> a</w:t>
        </w:r>
        <w:r w:rsidR="00C245D0">
          <w:rPr>
            <w:rFonts w:cs="Arial"/>
          </w:rPr>
          <w:t>pplication with which users can model reionization</w:t>
        </w:r>
      </w:ins>
      <w:ins w:id="100" w:author="Steven Furlanetto" w:date="2016-07-08T14:35:00Z">
        <w:r w:rsidR="00C245D0">
          <w:rPr>
            <w:rFonts w:cs="Arial"/>
          </w:rPr>
          <w:t xml:space="preserve"> themselves</w:t>
        </w:r>
      </w:ins>
      <w:ins w:id="101" w:author="Steven Furlanetto" w:date="2016-07-08T12:56:00Z">
        <w:r w:rsidR="007413C6" w:rsidRPr="00E9112A">
          <w:rPr>
            <w:rFonts w:cs="Arial"/>
          </w:rPr>
          <w:t>. PI Furlanetto co-led the development of the influential 21cmFAST code (</w:t>
        </w:r>
        <w:proofErr w:type="spellStart"/>
        <w:r w:rsidR="007413C6" w:rsidRPr="00E9112A">
          <w:rPr>
            <w:rFonts w:cs="Arial"/>
          </w:rPr>
          <w:t>Mesinger</w:t>
        </w:r>
        <w:proofErr w:type="spellEnd"/>
        <w:r w:rsidR="007413C6" w:rsidRPr="00E9112A">
          <w:rPr>
            <w:rFonts w:cs="Arial"/>
          </w:rPr>
          <w:t xml:space="preserve"> et al 2011), which already runs on a netbook. We will </w:t>
        </w:r>
      </w:ins>
      <w:ins w:id="102" w:author="Steven Furlanetto" w:date="2016-07-08T14:36:00Z">
        <w:r w:rsidR="00C245D0">
          <w:rPr>
            <w:rFonts w:cs="Arial"/>
          </w:rPr>
          <w:t>pair a stripped-down version of this code with a</w:t>
        </w:r>
      </w:ins>
      <w:ins w:id="103" w:author="Steven Furlanetto" w:date="2016-07-08T12:56:00Z">
        <w:r w:rsidR="00C245D0">
          <w:rPr>
            <w:rFonts w:cs="Arial"/>
          </w:rPr>
          <w:t xml:space="preserve"> Python-based GUI so that u</w:t>
        </w:r>
        <w:r w:rsidR="007413C6" w:rsidRPr="00E9112A">
          <w:rPr>
            <w:rFonts w:cs="Arial"/>
          </w:rPr>
          <w:t xml:space="preserve">sers can generate </w:t>
        </w:r>
      </w:ins>
      <w:ins w:id="104" w:author="Steven Furlanetto" w:date="2016-07-08T14:36:00Z">
        <w:r w:rsidR="00C245D0">
          <w:rPr>
            <w:rFonts w:cs="Arial"/>
          </w:rPr>
          <w:t xml:space="preserve">their own “maps” of reionization and follow them through observation, analysis, and </w:t>
        </w:r>
        <w:r w:rsidR="00C245D0">
          <w:rPr>
            <w:rFonts w:cs="Arial"/>
          </w:rPr>
          <w:lastRenderedPageBreak/>
          <w:t xml:space="preserve">interpretation. </w:t>
        </w:r>
      </w:ins>
      <w:ins w:id="105" w:author="Steven Furlanetto" w:date="2016-07-08T12:56:00Z">
        <w:r w:rsidR="007413C6" w:rsidRPr="00E9112A">
          <w:rPr>
            <w:rFonts w:cs="Arial"/>
          </w:rPr>
          <w:t xml:space="preserve">Co-I Oh will develop a set of “fly-through” simulations for download </w:t>
        </w:r>
      </w:ins>
      <w:r>
        <w:rPr>
          <w:rFonts w:cs="Arial"/>
        </w:rPr>
        <w:t>that</w:t>
      </w:r>
      <w:ins w:id="106" w:author="Steven Furlanetto" w:date="2016-07-08T12:56:00Z">
        <w:r w:rsidR="007413C6" w:rsidRPr="00E9112A">
          <w:rPr>
            <w:rFonts w:cs="Arial"/>
          </w:rPr>
          <w:t xml:space="preserve"> can be viewed with inexpensive ($2-$15) Google virtual reality glasses and smartphones. </w:t>
        </w:r>
      </w:ins>
    </w:p>
    <w:p w14:paraId="4EDCE059" w14:textId="52B685B1" w:rsidR="00F263A0" w:rsidRPr="00F263A0" w:rsidRDefault="00F263A0" w:rsidP="007413C6">
      <w:pPr>
        <w:rPr>
          <w:ins w:id="107" w:author="Steven Furlanetto" w:date="2016-07-08T12:56:00Z"/>
          <w:rFonts w:cs="Arial"/>
        </w:rPr>
      </w:pPr>
      <w:r>
        <w:rPr>
          <w:rFonts w:cs="Arial"/>
          <w:b/>
        </w:rPr>
        <w:t xml:space="preserve">Evaluation: </w:t>
      </w:r>
      <w:r>
        <w:rPr>
          <w:rFonts w:cs="Arial"/>
        </w:rPr>
        <w:t>We will continually monitor our success in outreach endeavors. At live events, we will distribute questionnaires to participants. We will gather more detailed feedback using the Nominal Group technique and small focus groups at regular intervals, whose effectiveness is understood in the context of astronomy (</w:t>
      </w:r>
      <w:proofErr w:type="spellStart"/>
      <w:r>
        <w:rPr>
          <w:rFonts w:cs="Arial"/>
        </w:rPr>
        <w:t>Hemenway</w:t>
      </w:r>
      <w:proofErr w:type="spellEnd"/>
      <w:r>
        <w:rPr>
          <w:rFonts w:cs="Arial"/>
        </w:rPr>
        <w:t xml:space="preserve"> et al. 2013).</w:t>
      </w:r>
    </w:p>
    <w:p w14:paraId="13D9199F" w14:textId="5B58AB5C" w:rsidR="002D30CF" w:rsidRPr="00DA42AE" w:rsidRDefault="002D30CF" w:rsidP="002D30CF">
      <w:pPr>
        <w:pStyle w:val="Heading1"/>
        <w:tabs>
          <w:tab w:val="left" w:pos="6480"/>
        </w:tabs>
        <w:spacing w:before="360"/>
        <w:rPr>
          <w:rFonts w:ascii="Arial" w:hAnsi="Arial" w:cs="Arial"/>
          <w:b w:val="0"/>
          <w:i/>
          <w:color w:val="auto"/>
          <w:sz w:val="22"/>
          <w:szCs w:val="22"/>
        </w:rPr>
      </w:pPr>
      <w:r>
        <w:rPr>
          <w:rFonts w:ascii="Arial" w:hAnsi="Arial" w:cs="Arial"/>
          <w:color w:val="auto"/>
          <w:sz w:val="22"/>
          <w:szCs w:val="22"/>
        </w:rPr>
        <w:t>Contributions to Undergraduate Education</w:t>
      </w:r>
      <w:r w:rsidRPr="00DA42AE">
        <w:rPr>
          <w:rFonts w:ascii="Arial" w:hAnsi="Arial" w:cs="Arial"/>
          <w:b w:val="0"/>
          <w:i/>
          <w:color w:val="4F81BD" w:themeColor="accent1"/>
          <w:sz w:val="22"/>
          <w:szCs w:val="22"/>
        </w:rPr>
        <w:t xml:space="preserve"> </w:t>
      </w:r>
      <w:r>
        <w:rPr>
          <w:rFonts w:ascii="Arial" w:hAnsi="Arial" w:cs="Arial"/>
          <w:b w:val="0"/>
          <w:i/>
          <w:color w:val="4F81BD" w:themeColor="accent1"/>
          <w:sz w:val="22"/>
          <w:szCs w:val="22"/>
        </w:rPr>
        <w:tab/>
      </w:r>
      <w:r>
        <w:rPr>
          <w:rFonts w:ascii="Arial" w:hAnsi="Arial" w:cs="Arial"/>
          <w:b w:val="0"/>
          <w:i/>
          <w:color w:val="4F81BD" w:themeColor="accent1"/>
          <w:sz w:val="22"/>
          <w:szCs w:val="22"/>
        </w:rPr>
        <w:tab/>
      </w:r>
      <w:r>
        <w:rPr>
          <w:rFonts w:ascii="Arial" w:hAnsi="Arial" w:cs="Arial"/>
          <w:b w:val="0"/>
          <w:i/>
          <w:color w:val="4F81BD" w:themeColor="accent1"/>
          <w:sz w:val="22"/>
          <w:szCs w:val="22"/>
        </w:rPr>
        <w:tab/>
      </w:r>
      <w:r>
        <w:rPr>
          <w:rFonts w:ascii="Arial" w:hAnsi="Arial" w:cs="Arial"/>
          <w:b w:val="0"/>
          <w:i/>
          <w:color w:val="4F81BD" w:themeColor="accent1"/>
          <w:sz w:val="22"/>
          <w:szCs w:val="22"/>
        </w:rPr>
        <w:tab/>
      </w:r>
    </w:p>
    <w:p w14:paraId="71FF7AB7" w14:textId="6515C9D7" w:rsidR="008B019F" w:rsidRPr="00C854DD" w:rsidRDefault="008B019F" w:rsidP="00246927">
      <w:pPr>
        <w:ind w:firstLine="0"/>
        <w:rPr>
          <w:rFonts w:cs="Arial"/>
        </w:rPr>
      </w:pPr>
      <w:r w:rsidRPr="00C854DD">
        <w:rPr>
          <w:rFonts w:cs="Arial"/>
        </w:rPr>
        <w:t>The CDI groups have a strong history of engaging undergraduates in the research enterprise, and we will use the cross-campus collaboration to strengthen th</w:t>
      </w:r>
      <w:ins w:id="108" w:author="Brant Robertson" w:date="2016-07-07T21:31:00Z">
        <w:r w:rsidR="009073D4">
          <w:rPr>
            <w:rFonts w:cs="Arial"/>
          </w:rPr>
          <w:t>ese</w:t>
        </w:r>
      </w:ins>
      <w:r w:rsidRPr="00C854DD">
        <w:rPr>
          <w:rFonts w:cs="Arial"/>
        </w:rPr>
        <w:t xml:space="preserve"> efforts. </w:t>
      </w:r>
      <w:r w:rsidR="006914CF">
        <w:rPr>
          <w:rFonts w:cs="Arial"/>
        </w:rPr>
        <w:t>Three of the campuses (UCLA, UCI, and UCSB)</w:t>
      </w:r>
      <w:r w:rsidRPr="00C854DD">
        <w:rPr>
          <w:rFonts w:cs="Arial"/>
        </w:rPr>
        <w:t xml:space="preserve"> will host an undergraduate summer research student twice du</w:t>
      </w:r>
      <w:r w:rsidR="00261C00" w:rsidRPr="00C854DD">
        <w:rPr>
          <w:rFonts w:cs="Arial"/>
        </w:rPr>
        <w:t>ring the program. (</w:t>
      </w:r>
      <w:r w:rsidR="006914CF">
        <w:rPr>
          <w:rFonts w:cs="Arial"/>
        </w:rPr>
        <w:t xml:space="preserve">Additionally, </w:t>
      </w:r>
      <w:r w:rsidR="00261C00" w:rsidRPr="00C854DD">
        <w:rPr>
          <w:rFonts w:cs="Arial"/>
        </w:rPr>
        <w:t>UCB is already hosting several undergraduates each summer as part of HERA.) These undergraduates will each be assigned a faculty or postdoc mentor from a collaborating institution, will be invited to the annual collaboration meeting to ensure broad exposure to the field and networking, and will present their work to the full collaboration via a video conference at the conclusion of their summer work period.</w:t>
      </w:r>
    </w:p>
    <w:p w14:paraId="5403FF85" w14:textId="344C488E" w:rsidR="00127296" w:rsidRDefault="008B019F">
      <w:pPr>
        <w:rPr>
          <w:rFonts w:ascii="Arial" w:eastAsiaTheme="majorEastAsia" w:hAnsi="Arial" w:cs="Arial"/>
          <w:b/>
          <w:bCs/>
        </w:rPr>
      </w:pPr>
      <w:r w:rsidRPr="00C854DD">
        <w:rPr>
          <w:rFonts w:cs="Arial"/>
        </w:rPr>
        <w:t xml:space="preserve">Furthermore, we will broaden our impact by incorporating study of the Cosmic Dawn into undergraduate astronomy courses, from introductory general education surveys to cosmology classes aimed at majors. The Cosmic Dawn is a novel field full of energy and new discoveries – but it is so new that its study is barely mentioned in the popular textbooks. We will develop short </w:t>
      </w:r>
      <w:r w:rsidR="00261C00" w:rsidRPr="00C854DD">
        <w:rPr>
          <w:rFonts w:cs="Arial"/>
        </w:rPr>
        <w:t xml:space="preserve">curricular </w:t>
      </w:r>
      <w:r w:rsidRPr="00C854DD">
        <w:rPr>
          <w:rFonts w:cs="Arial"/>
        </w:rPr>
        <w:t>units that highlight themes common to the</w:t>
      </w:r>
      <w:r w:rsidR="00261C00" w:rsidRPr="00C854DD">
        <w:rPr>
          <w:rFonts w:cs="Arial"/>
        </w:rPr>
        <w:t>se</w:t>
      </w:r>
      <w:r w:rsidRPr="00C854DD">
        <w:rPr>
          <w:rFonts w:cs="Arial"/>
        </w:rPr>
        <w:t xml:space="preserve"> courses (such as the </w:t>
      </w:r>
      <w:r w:rsidR="00261C00" w:rsidRPr="00C854DD">
        <w:rPr>
          <w:rFonts w:cs="Arial"/>
        </w:rPr>
        <w:t>importance of telescope technology to astronomy for an introductory course</w:t>
      </w:r>
      <w:r w:rsidRPr="00C854DD">
        <w:rPr>
          <w:rFonts w:cs="Arial"/>
        </w:rPr>
        <w:t>)</w:t>
      </w:r>
      <w:r w:rsidR="00261C00" w:rsidRPr="00C854DD">
        <w:rPr>
          <w:rFonts w:cs="Arial"/>
        </w:rPr>
        <w:t xml:space="preserve"> and make these publicly available for others who wish to incorporate these themes into their own courses</w:t>
      </w:r>
      <w:r w:rsidRPr="00C854DD">
        <w:rPr>
          <w:rFonts w:cs="Arial"/>
        </w:rPr>
        <w:t>.</w:t>
      </w:r>
      <w:r w:rsidR="00261C00" w:rsidRPr="00C854DD">
        <w:rPr>
          <w:rFonts w:cs="Arial"/>
        </w:rPr>
        <w:t xml:space="preserve"> PI Furlanetto (who has experience with textbook development at multiple levels) and Co-PI Parsons (who has a popular physics YouTube series) will lead this development.</w:t>
      </w:r>
    </w:p>
    <w:p w14:paraId="4E7A6DD5" w14:textId="73B2C87A" w:rsidR="001630D3" w:rsidRPr="00DA42AE" w:rsidRDefault="004D1335" w:rsidP="00445869">
      <w:pPr>
        <w:pStyle w:val="Heading1"/>
        <w:tabs>
          <w:tab w:val="left" w:pos="6480"/>
        </w:tabs>
        <w:spacing w:before="360"/>
        <w:rPr>
          <w:rFonts w:ascii="Arial" w:hAnsi="Arial" w:cs="Arial"/>
          <w:b w:val="0"/>
          <w:i/>
          <w:color w:val="4F81BD" w:themeColor="accent1"/>
          <w:sz w:val="22"/>
          <w:szCs w:val="22"/>
        </w:rPr>
      </w:pPr>
      <w:r>
        <w:rPr>
          <w:rFonts w:ascii="Arial" w:hAnsi="Arial" w:cs="Arial"/>
          <w:color w:val="auto"/>
          <w:sz w:val="22"/>
          <w:szCs w:val="22"/>
        </w:rPr>
        <w:t>Research Benefits, Impact on UC and California, and Accountability</w:t>
      </w:r>
      <w:r>
        <w:rPr>
          <w:rFonts w:ascii="Arial" w:hAnsi="Arial" w:cs="Arial"/>
          <w:color w:val="auto"/>
          <w:sz w:val="22"/>
          <w:szCs w:val="22"/>
        </w:rPr>
        <w:tab/>
      </w:r>
      <w:r w:rsidR="002D30CF">
        <w:rPr>
          <w:rFonts w:ascii="Arial" w:hAnsi="Arial" w:cs="Arial"/>
          <w:color w:val="auto"/>
          <w:sz w:val="22"/>
          <w:szCs w:val="22"/>
        </w:rPr>
        <w:tab/>
      </w:r>
      <w:r w:rsidR="002D30CF">
        <w:rPr>
          <w:rFonts w:ascii="Arial" w:hAnsi="Arial" w:cs="Arial"/>
          <w:color w:val="auto"/>
          <w:sz w:val="22"/>
          <w:szCs w:val="22"/>
        </w:rPr>
        <w:tab/>
      </w:r>
    </w:p>
    <w:p w14:paraId="3E61DE58" w14:textId="2D91BF8A" w:rsidR="00F8484B" w:rsidRDefault="00F8484B" w:rsidP="001D232E">
      <w:pPr>
        <w:widowControl w:val="0"/>
        <w:autoSpaceDE w:val="0"/>
        <w:autoSpaceDN w:val="0"/>
        <w:adjustRightInd w:val="0"/>
        <w:ind w:firstLine="0"/>
        <w:jc w:val="both"/>
        <w:rPr>
          <w:ins w:id="109" w:author="Steven Furlanetto" w:date="2016-07-11T12:54:00Z"/>
          <w:rFonts w:cs="Arial"/>
          <w:bCs/>
        </w:rPr>
      </w:pPr>
      <w:ins w:id="110" w:author="Steven Furlanetto" w:date="2016-07-11T12:52:00Z">
        <w:r>
          <w:rPr>
            <w:rFonts w:cs="Arial"/>
            <w:bCs/>
          </w:rPr>
          <w:t>The CDI is a fundamentally collaborative endeavor that enables unique research opportunities. Astronomy</w:t>
        </w:r>
      </w:ins>
      <w:ins w:id="111" w:author="Steven Furlanetto" w:date="2016-07-11T12:53:00Z">
        <w:r>
          <w:rPr>
            <w:rFonts w:cs="Arial"/>
            <w:bCs/>
          </w:rPr>
          <w:t>, and in particular the study of the Cosmic Dawn,</w:t>
        </w:r>
      </w:ins>
      <w:ins w:id="112" w:author="Steven Furlanetto" w:date="2016-07-11T12:52:00Z">
        <w:r>
          <w:rPr>
            <w:rFonts w:cs="Arial"/>
            <w:bCs/>
          </w:rPr>
          <w:t xml:space="preserve"> is now entering an era driven by software and analysis. Optimizing the science return of new observatories </w:t>
        </w:r>
      </w:ins>
      <w:ins w:id="113" w:author="Steven Furlanetto" w:date="2016-07-11T12:53:00Z">
        <w:r>
          <w:rPr>
            <w:rFonts w:cs="Arial"/>
            <w:bCs/>
          </w:rPr>
          <w:t>–</w:t>
        </w:r>
      </w:ins>
      <w:ins w:id="114" w:author="Steven Furlanetto" w:date="2016-07-11T12:52:00Z">
        <w:r>
          <w:rPr>
            <w:rFonts w:cs="Arial"/>
            <w:bCs/>
          </w:rPr>
          <w:t xml:space="preserve"> and </w:t>
        </w:r>
      </w:ins>
      <w:ins w:id="115" w:author="Steven Furlanetto" w:date="2016-07-11T12:53:00Z">
        <w:r>
          <w:rPr>
            <w:rFonts w:cs="Arial"/>
            <w:bCs/>
          </w:rPr>
          <w:t>especially HERA – requires close collaboration between theoretical modelers, data analysts, and the instrument team</w:t>
        </w:r>
      </w:ins>
      <w:ins w:id="116" w:author="Steven Furlanetto" w:date="2016-07-11T13:07:00Z">
        <w:r w:rsidR="00307EBC">
          <w:rPr>
            <w:rFonts w:cs="Arial"/>
            <w:bCs/>
          </w:rPr>
          <w:t xml:space="preserve"> to achieve </w:t>
        </w:r>
        <w:r w:rsidR="00307EBC">
          <w:rPr>
            <w:rFonts w:cs="Arial"/>
            <w:b/>
            <w:bCs/>
          </w:rPr>
          <w:t>qualitatively new</w:t>
        </w:r>
        <w:r w:rsidR="00307EBC">
          <w:rPr>
            <w:rFonts w:cs="Arial"/>
            <w:bCs/>
          </w:rPr>
          <w:t xml:space="preserve"> research that is otherwise impossible</w:t>
        </w:r>
      </w:ins>
      <w:ins w:id="117" w:author="Steven Furlanetto" w:date="2016-07-11T12:53:00Z">
        <w:r>
          <w:rPr>
            <w:rFonts w:cs="Arial"/>
            <w:bCs/>
          </w:rPr>
          <w:t>. The CDI</w:t>
        </w:r>
      </w:ins>
      <w:ins w:id="118" w:author="Steven Furlanetto" w:date="2016-07-11T12:54:00Z">
        <w:r>
          <w:rPr>
            <w:rFonts w:cs="Arial"/>
            <w:bCs/>
          </w:rPr>
          <w:t>’s diverse membership assembles these capabilities and will therefore dramatically increase the science return of HERA, JWST, and other future telescopes.</w:t>
        </w:r>
      </w:ins>
      <w:ins w:id="119" w:author="Steven Furlanetto" w:date="2016-07-11T12:56:00Z">
        <w:r>
          <w:rPr>
            <w:rFonts w:cs="Arial"/>
            <w:bCs/>
          </w:rPr>
          <w:t xml:space="preserve"> We have targeted specific, collaborative </w:t>
        </w:r>
      </w:ins>
      <w:ins w:id="120" w:author="Steven Furlanetto" w:date="2016-07-11T12:57:00Z">
        <w:r>
          <w:rPr>
            <w:rFonts w:cs="Arial"/>
            <w:bCs/>
          </w:rPr>
          <w:t>research</w:t>
        </w:r>
      </w:ins>
      <w:ins w:id="121" w:author="Steven Furlanetto" w:date="2016-07-11T12:56:00Z">
        <w:r>
          <w:rPr>
            <w:rFonts w:cs="Arial"/>
            <w:bCs/>
          </w:rPr>
          <w:t xml:space="preserve"> to ensure that </w:t>
        </w:r>
      </w:ins>
      <w:ins w:id="122" w:author="Steven Furlanetto" w:date="2016-07-11T12:57:00Z">
        <w:r>
          <w:rPr>
            <w:rFonts w:cs="Arial"/>
            <w:bCs/>
          </w:rPr>
          <w:t>UC’s system-wide expertise is utilized most efficiently. We have also developed student</w:t>
        </w:r>
        <w:proofErr w:type="gramStart"/>
        <w:r>
          <w:rPr>
            <w:rFonts w:cs="Arial"/>
            <w:bCs/>
          </w:rPr>
          <w:t>/postdoc advising</w:t>
        </w:r>
        <w:proofErr w:type="gramEnd"/>
        <w:r>
          <w:rPr>
            <w:rFonts w:cs="Arial"/>
            <w:bCs/>
          </w:rPr>
          <w:t xml:space="preserve"> structures that ensure cross-campus collaboration at all levels.</w:t>
        </w:r>
      </w:ins>
    </w:p>
    <w:p w14:paraId="73AA0FB1" w14:textId="7421F497" w:rsidR="00F8484B" w:rsidRDefault="00F8484B" w:rsidP="001D232E">
      <w:pPr>
        <w:widowControl w:val="0"/>
        <w:autoSpaceDE w:val="0"/>
        <w:autoSpaceDN w:val="0"/>
        <w:adjustRightInd w:val="0"/>
        <w:ind w:firstLine="0"/>
        <w:jc w:val="both"/>
        <w:rPr>
          <w:ins w:id="123" w:author="Steven Furlanetto" w:date="2016-07-11T12:51:00Z"/>
          <w:rFonts w:cs="Arial"/>
          <w:bCs/>
        </w:rPr>
      </w:pPr>
      <w:ins w:id="124" w:author="Steven Furlanetto" w:date="2016-07-11T12:54:00Z">
        <w:r>
          <w:rPr>
            <w:rFonts w:cs="Arial"/>
            <w:bCs/>
          </w:rPr>
          <w:tab/>
          <w:t xml:space="preserve">To maximize this efficiency increase, the CDI collaboration will be governed by </w:t>
        </w:r>
      </w:ins>
      <w:ins w:id="125" w:author="Steven Furlanetto" w:date="2016-07-11T12:55:00Z">
        <w:r>
          <w:rPr>
            <w:rFonts w:cs="Arial"/>
            <w:bCs/>
          </w:rPr>
          <w:t xml:space="preserve">consensus amongst the co-PIs. The PI (Furlanetto) will </w:t>
        </w:r>
      </w:ins>
      <w:ins w:id="126" w:author="Steven Furlanetto" w:date="2016-07-11T12:58:00Z">
        <w:r w:rsidR="005553C5">
          <w:rPr>
            <w:rFonts w:cs="Arial"/>
            <w:bCs/>
          </w:rPr>
          <w:t xml:space="preserve">coordinate the research and educational activities. We will host monthly </w:t>
        </w:r>
        <w:proofErr w:type="spellStart"/>
        <w:r w:rsidR="00307EBC">
          <w:rPr>
            <w:rFonts w:cs="Arial"/>
            <w:bCs/>
          </w:rPr>
          <w:t>tele</w:t>
        </w:r>
        <w:proofErr w:type="spellEnd"/>
        <w:r w:rsidR="005553C5">
          <w:rPr>
            <w:rFonts w:cs="Arial"/>
            <w:bCs/>
          </w:rPr>
          <w:t>/video</w:t>
        </w:r>
      </w:ins>
      <w:ins w:id="127" w:author="Steven Furlanetto" w:date="2016-07-11T13:01:00Z">
        <w:r w:rsidR="00307EBC">
          <w:rPr>
            <w:rFonts w:cs="Arial"/>
            <w:bCs/>
          </w:rPr>
          <w:t xml:space="preserve"> </w:t>
        </w:r>
      </w:ins>
      <w:ins w:id="128" w:author="Steven Furlanetto" w:date="2016-07-11T12:58:00Z">
        <w:r w:rsidR="005553C5">
          <w:rPr>
            <w:rFonts w:cs="Arial"/>
            <w:bCs/>
          </w:rPr>
          <w:t xml:space="preserve">conferences, including both general updates and a rotating focus through our science themes. We will also hold annual </w:t>
        </w:r>
      </w:ins>
      <w:ins w:id="129" w:author="Steven Furlanetto" w:date="2016-07-11T12:59:00Z">
        <w:r w:rsidR="005553C5">
          <w:rPr>
            <w:rFonts w:cs="Arial"/>
            <w:bCs/>
          </w:rPr>
          <w:t xml:space="preserve">in-person </w:t>
        </w:r>
      </w:ins>
      <w:ins w:id="130" w:author="Steven Furlanetto" w:date="2016-07-11T12:58:00Z">
        <w:r w:rsidR="005553C5">
          <w:rPr>
            <w:rFonts w:cs="Arial"/>
            <w:bCs/>
          </w:rPr>
          <w:t xml:space="preserve">meetings, which will </w:t>
        </w:r>
      </w:ins>
      <w:ins w:id="131" w:author="Steven Furlanetto" w:date="2016-07-11T12:59:00Z">
        <w:r w:rsidR="005553C5">
          <w:rPr>
            <w:rFonts w:cs="Arial"/>
            <w:bCs/>
          </w:rPr>
          <w:t xml:space="preserve">serve both as “boot camps” for junior researchers and strategic planning </w:t>
        </w:r>
      </w:ins>
      <w:ins w:id="132" w:author="Steven Furlanetto" w:date="2016-07-11T13:03:00Z">
        <w:r w:rsidR="00307EBC">
          <w:rPr>
            <w:rFonts w:cs="Arial"/>
            <w:bCs/>
          </w:rPr>
          <w:t xml:space="preserve">and evaluation </w:t>
        </w:r>
      </w:ins>
      <w:ins w:id="133" w:author="Steven Furlanetto" w:date="2016-07-11T12:59:00Z">
        <w:r w:rsidR="005553C5">
          <w:rPr>
            <w:rFonts w:cs="Arial"/>
            <w:bCs/>
          </w:rPr>
          <w:t xml:space="preserve">meetings for the co-PIs. </w:t>
        </w:r>
      </w:ins>
      <w:ins w:id="134" w:author="Steven Furlanetto" w:date="2016-07-11T13:01:00Z">
        <w:r w:rsidR="00307EBC">
          <w:rPr>
            <w:rFonts w:cs="Arial"/>
            <w:bCs/>
          </w:rPr>
          <w:t xml:space="preserve">We will hold a separate teleconference series targeted at our educational efforts (curricular development, public outreach, </w:t>
        </w:r>
      </w:ins>
      <w:ins w:id="135" w:author="Steven Furlanetto" w:date="2016-07-11T13:02:00Z">
        <w:r w:rsidR="00307EBC">
          <w:rPr>
            <w:rFonts w:cs="Arial"/>
            <w:bCs/>
          </w:rPr>
          <w:t>and</w:t>
        </w:r>
      </w:ins>
      <w:ins w:id="136" w:author="Steven Furlanetto" w:date="2016-07-11T13:01:00Z">
        <w:r w:rsidR="00307EBC">
          <w:rPr>
            <w:rFonts w:cs="Arial"/>
            <w:bCs/>
          </w:rPr>
          <w:t xml:space="preserve"> </w:t>
        </w:r>
      </w:ins>
      <w:ins w:id="137" w:author="Steven Furlanetto" w:date="2016-07-11T13:02:00Z">
        <w:r w:rsidR="00307EBC">
          <w:rPr>
            <w:rFonts w:cs="Arial"/>
            <w:bCs/>
          </w:rPr>
          <w:t>coordinating undergraduate research), including junior researchers engaged in these efforts.</w:t>
        </w:r>
      </w:ins>
    </w:p>
    <w:p w14:paraId="4B9B986E" w14:textId="114F0E54" w:rsidR="00F8484B" w:rsidRDefault="00307EBC" w:rsidP="001D232E">
      <w:pPr>
        <w:widowControl w:val="0"/>
        <w:autoSpaceDE w:val="0"/>
        <w:autoSpaceDN w:val="0"/>
        <w:adjustRightInd w:val="0"/>
        <w:jc w:val="both"/>
        <w:rPr>
          <w:ins w:id="138" w:author="Steven Furlanetto" w:date="2016-07-11T12:51:00Z"/>
          <w:rFonts w:cs="Arial"/>
          <w:bCs/>
        </w:rPr>
      </w:pPr>
      <w:ins w:id="139" w:author="Steven Furlanetto" w:date="2016-07-11T13:03:00Z">
        <w:r>
          <w:rPr>
            <w:rFonts w:cs="Arial"/>
            <w:bCs/>
          </w:rPr>
          <w:tab/>
          <w:t>The CDI research portfolio will ensure UC</w:t>
        </w:r>
      </w:ins>
      <w:ins w:id="140" w:author="Steven Furlanetto" w:date="2016-07-11T13:05:00Z">
        <w:r>
          <w:rPr>
            <w:rFonts w:cs="Arial"/>
            <w:bCs/>
          </w:rPr>
          <w:t xml:space="preserve">’s prominence in one of the frontier fields of astrophysics and cosmology, the study of the first luminous structures in our Universe. It will improve the quality of our student and postdoc population through </w:t>
        </w:r>
      </w:ins>
      <w:ins w:id="141" w:author="Steven Furlanetto" w:date="2016-07-11T13:07:00Z">
        <w:r>
          <w:rPr>
            <w:rFonts w:cs="Arial"/>
            <w:bCs/>
          </w:rPr>
          <w:t xml:space="preserve">direct recruitment and indirectly, by providing platforms for students wanting to pursue this area across much of the UC system. Our educational plans, which </w:t>
        </w:r>
      </w:ins>
      <w:ins w:id="142" w:author="Steven Furlanetto" w:date="2016-07-11T13:09:00Z">
        <w:r w:rsidR="001D743A">
          <w:rPr>
            <w:rFonts w:cs="Arial"/>
            <w:bCs/>
          </w:rPr>
          <w:t>encompass</w:t>
        </w:r>
      </w:ins>
      <w:ins w:id="143" w:author="Steven Furlanetto" w:date="2016-07-11T13:07:00Z">
        <w:r>
          <w:rPr>
            <w:rFonts w:cs="Arial"/>
            <w:bCs/>
          </w:rPr>
          <w:t xml:space="preserve"> K-12 students, </w:t>
        </w:r>
      </w:ins>
      <w:ins w:id="144" w:author="Steven Furlanetto" w:date="2016-07-11T13:08:00Z">
        <w:r w:rsidR="001D743A">
          <w:rPr>
            <w:rFonts w:cs="Arial"/>
            <w:bCs/>
          </w:rPr>
          <w:t xml:space="preserve">the interested public, and all levels of students within UC, will ensure that our research is broadly </w:t>
        </w:r>
      </w:ins>
      <w:ins w:id="145" w:author="Steven Furlanetto" w:date="2016-07-11T13:09:00Z">
        <w:r w:rsidR="001D743A">
          <w:rPr>
            <w:rFonts w:cs="Arial"/>
            <w:bCs/>
          </w:rPr>
          <w:t xml:space="preserve">available. Strong </w:t>
        </w:r>
        <w:r w:rsidR="001D743A">
          <w:rPr>
            <w:rFonts w:cs="Arial"/>
            <w:bCs/>
          </w:rPr>
          <w:lastRenderedPageBreak/>
          <w:t xml:space="preserve">engagement with established outreach channels as well as social media platforms will further ensure that our research products and outreach tools are </w:t>
        </w:r>
      </w:ins>
      <w:ins w:id="146" w:author="Steven Furlanetto" w:date="2016-07-11T13:08:00Z">
        <w:r w:rsidR="001D743A">
          <w:rPr>
            <w:rFonts w:cs="Arial"/>
            <w:bCs/>
          </w:rPr>
          <w:t xml:space="preserve">communicated within California and reach as many students as possible. </w:t>
        </w:r>
      </w:ins>
    </w:p>
    <w:p w14:paraId="2B339239" w14:textId="77777777" w:rsidR="00F8484B" w:rsidRDefault="00F8484B" w:rsidP="004F329B">
      <w:pPr>
        <w:widowControl w:val="0"/>
        <w:autoSpaceDE w:val="0"/>
        <w:autoSpaceDN w:val="0"/>
        <w:adjustRightInd w:val="0"/>
        <w:ind w:firstLine="720"/>
        <w:jc w:val="both"/>
        <w:rPr>
          <w:ins w:id="147" w:author="Steven Furlanetto" w:date="2016-07-11T12:51:00Z"/>
          <w:rFonts w:cs="Arial"/>
          <w:bCs/>
        </w:rPr>
      </w:pPr>
    </w:p>
    <w:p w14:paraId="002B6289" w14:textId="6D0ED7DD" w:rsidR="00127296" w:rsidRDefault="00127296" w:rsidP="00AC5EFC">
      <w:pPr>
        <w:ind w:firstLine="0"/>
        <w:rPr>
          <w:rFonts w:ascii="Arial" w:eastAsiaTheme="majorEastAsia" w:hAnsi="Arial" w:cs="Arial"/>
          <w:b/>
          <w:bCs/>
        </w:rPr>
      </w:pPr>
    </w:p>
    <w:p w14:paraId="047951F7" w14:textId="77777777" w:rsidR="00587869" w:rsidRDefault="00587869">
      <w:pPr>
        <w:rPr>
          <w:rFonts w:ascii="Arial" w:eastAsiaTheme="majorEastAsia" w:hAnsi="Arial" w:cs="Arial"/>
          <w:b/>
          <w:bCs/>
        </w:rPr>
      </w:pPr>
      <w:r>
        <w:rPr>
          <w:rFonts w:ascii="Arial" w:hAnsi="Arial" w:cs="Arial"/>
        </w:rPr>
        <w:br w:type="page"/>
      </w:r>
    </w:p>
    <w:p w14:paraId="3EE9D5EC" w14:textId="32B27D2F" w:rsidR="00CF6F1A" w:rsidRPr="00DA42AE" w:rsidRDefault="00BA06DC" w:rsidP="00445869">
      <w:pPr>
        <w:pStyle w:val="Heading1"/>
        <w:tabs>
          <w:tab w:val="left" w:pos="6480"/>
        </w:tabs>
        <w:spacing w:before="360"/>
        <w:rPr>
          <w:rFonts w:ascii="Arial" w:hAnsi="Arial" w:cs="Arial"/>
          <w:b w:val="0"/>
          <w:i/>
          <w:color w:val="auto"/>
          <w:sz w:val="22"/>
          <w:szCs w:val="22"/>
        </w:rPr>
      </w:pPr>
      <w:r w:rsidRPr="00C00500">
        <w:rPr>
          <w:rFonts w:ascii="Arial" w:hAnsi="Arial" w:cs="Arial"/>
          <w:color w:val="auto"/>
          <w:sz w:val="22"/>
          <w:szCs w:val="22"/>
        </w:rPr>
        <w:lastRenderedPageBreak/>
        <w:t>Timeframe, Milestones and Evaluation Metrics</w:t>
      </w:r>
      <w:r w:rsidR="00AE33C6" w:rsidRPr="00DA42AE">
        <w:rPr>
          <w:rFonts w:ascii="Arial" w:hAnsi="Arial" w:cs="Arial"/>
          <w:color w:val="auto"/>
          <w:sz w:val="22"/>
          <w:szCs w:val="22"/>
        </w:rPr>
        <w:tab/>
      </w:r>
      <w:r w:rsidR="00F301D4">
        <w:rPr>
          <w:rFonts w:ascii="Arial" w:hAnsi="Arial" w:cs="Arial"/>
          <w:color w:val="auto"/>
          <w:sz w:val="22"/>
          <w:szCs w:val="22"/>
        </w:rPr>
        <w:tab/>
      </w:r>
      <w:r w:rsidR="00AF1E87">
        <w:rPr>
          <w:rFonts w:ascii="Arial" w:hAnsi="Arial" w:cs="Arial"/>
          <w:color w:val="auto"/>
          <w:sz w:val="22"/>
          <w:szCs w:val="22"/>
        </w:rPr>
        <w:tab/>
      </w:r>
      <w:r w:rsidR="00AF1E87">
        <w:rPr>
          <w:rFonts w:ascii="Arial" w:hAnsi="Arial" w:cs="Arial"/>
          <w:color w:val="auto"/>
          <w:sz w:val="22"/>
          <w:szCs w:val="22"/>
        </w:rPr>
        <w:tab/>
      </w:r>
    </w:p>
    <w:p w14:paraId="0A1C2E2C" w14:textId="40713329" w:rsidR="0028748D" w:rsidRDefault="000827A8" w:rsidP="002874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Helvetica"/>
          <w:color w:val="000000"/>
          <w:lang w:bidi="ar-SA"/>
        </w:rPr>
      </w:pPr>
      <w:ins w:id="148" w:author="Brant Robertson" w:date="2016-06-30T00:18:00Z">
        <w:r w:rsidRPr="001D232E">
          <w:rPr>
            <w:rFonts w:cs="Helvetica"/>
            <w:color w:val="000000"/>
            <w:lang w:bidi="ar-SA"/>
          </w:rPr>
          <w:t xml:space="preserve">The proposed four-year performance period critically enables CDI students, post-doctoral scholars, and faculty to world-leading reionization and cosmology science before and during the operations of the </w:t>
        </w:r>
        <w:proofErr w:type="gramStart"/>
        <w:r w:rsidRPr="001D232E">
          <w:rPr>
            <w:rFonts w:cs="Helvetica"/>
            <w:color w:val="000000"/>
            <w:lang w:bidi="ar-SA"/>
          </w:rPr>
          <w:t>ground-breaking</w:t>
        </w:r>
        <w:proofErr w:type="gramEnd"/>
        <w:r w:rsidRPr="001D232E">
          <w:rPr>
            <w:rFonts w:cs="Helvetica"/>
            <w:color w:val="000000"/>
            <w:lang w:bidi="ar-SA"/>
          </w:rPr>
          <w:t xml:space="preserve"> HERA and JWST observatories, and prepare for the implementation phase of WFIRST. </w:t>
        </w:r>
        <w:r w:rsidR="004F0106" w:rsidRPr="001D232E">
          <w:rPr>
            <w:rFonts w:cs="Helvetica"/>
            <w:color w:val="000000"/>
            <w:lang w:bidi="ar-SA"/>
          </w:rPr>
          <w:t>At the inaugural conference, the CDI Co-</w:t>
        </w:r>
      </w:ins>
      <w:r w:rsidR="00246927">
        <w:rPr>
          <w:rFonts w:cs="Helvetica"/>
          <w:color w:val="000000"/>
          <w:lang w:bidi="ar-SA"/>
        </w:rPr>
        <w:t>P</w:t>
      </w:r>
      <w:ins w:id="149" w:author="Brant Robertson" w:date="2016-06-30T00:18:00Z">
        <w:r w:rsidR="004F0106" w:rsidRPr="001D232E">
          <w:rPr>
            <w:rFonts w:cs="Helvetica"/>
            <w:color w:val="000000"/>
            <w:lang w:bidi="ar-SA"/>
          </w:rPr>
          <w:t xml:space="preserve">Is will conduct a planning exercise to review recent advances in the field and, if warranted, adapt the CDI research plan accordingly. The yearly CDI </w:t>
        </w:r>
      </w:ins>
      <w:r w:rsidR="0028748D">
        <w:rPr>
          <w:rFonts w:cs="Helvetica"/>
          <w:color w:val="000000"/>
          <w:lang w:bidi="ar-SA"/>
        </w:rPr>
        <w:t>“</w:t>
      </w:r>
      <w:ins w:id="150" w:author="Brant Robertson" w:date="2016-06-30T00:18:00Z">
        <w:r w:rsidR="004F0106" w:rsidRPr="001D232E">
          <w:rPr>
            <w:rFonts w:cs="Helvetica"/>
            <w:color w:val="000000"/>
            <w:lang w:bidi="ar-SA"/>
          </w:rPr>
          <w:t>boot</w:t>
        </w:r>
      </w:ins>
      <w:r w:rsidR="0028748D">
        <w:rPr>
          <w:rFonts w:cs="Helvetica"/>
          <w:color w:val="000000"/>
          <w:lang w:bidi="ar-SA"/>
        </w:rPr>
        <w:t xml:space="preserve"> </w:t>
      </w:r>
      <w:ins w:id="151" w:author="Brant Robertson" w:date="2016-06-30T00:18:00Z">
        <w:r w:rsidR="004F0106" w:rsidRPr="001D232E">
          <w:rPr>
            <w:rFonts w:cs="Helvetica"/>
            <w:color w:val="000000"/>
            <w:lang w:bidi="ar-SA"/>
          </w:rPr>
          <w:t>camps</w:t>
        </w:r>
      </w:ins>
      <w:r w:rsidR="0028748D">
        <w:rPr>
          <w:rFonts w:cs="Helvetica"/>
          <w:color w:val="000000"/>
          <w:lang w:bidi="ar-SA"/>
        </w:rPr>
        <w:t>”</w:t>
      </w:r>
      <w:ins w:id="152" w:author="Brant Robertson" w:date="2016-06-30T00:18:00Z">
        <w:r w:rsidR="004F0106" w:rsidRPr="001D232E">
          <w:rPr>
            <w:rFonts w:cs="Helvetica"/>
            <w:color w:val="000000"/>
            <w:lang w:bidi="ar-SA"/>
          </w:rPr>
          <w:t xml:space="preserve"> then provide an annual opportunity to asses</w:t>
        </w:r>
      </w:ins>
      <w:ins w:id="153" w:author="Brant Robertson" w:date="2016-06-30T00:19:00Z">
        <w:r w:rsidR="005D2539">
          <w:rPr>
            <w:rFonts w:cs="Helvetica"/>
            <w:color w:val="000000"/>
            <w:lang w:bidi="ar-SA"/>
          </w:rPr>
          <w:t>s</w:t>
        </w:r>
      </w:ins>
      <w:ins w:id="154" w:author="Brant Robertson" w:date="2016-06-30T00:18:00Z">
        <w:r w:rsidR="004F0106" w:rsidRPr="001D232E">
          <w:rPr>
            <w:rFonts w:cs="Helvetica"/>
            <w:color w:val="000000"/>
            <w:lang w:bidi="ar-SA"/>
          </w:rPr>
          <w:t xml:space="preserve"> progress on the benchmarks and milestones, allowing the CDI Co-</w:t>
        </w:r>
      </w:ins>
      <w:r w:rsidR="00246927">
        <w:rPr>
          <w:rFonts w:cs="Helvetica"/>
          <w:color w:val="000000"/>
          <w:lang w:bidi="ar-SA"/>
        </w:rPr>
        <w:t>P</w:t>
      </w:r>
      <w:ins w:id="155" w:author="Brant Robertson" w:date="2016-06-30T00:18:00Z">
        <w:r w:rsidR="004F0106" w:rsidRPr="001D232E">
          <w:rPr>
            <w:rFonts w:cs="Helvetica"/>
            <w:color w:val="000000"/>
            <w:lang w:bidi="ar-SA"/>
          </w:rPr>
          <w:t>Is to create a</w:t>
        </w:r>
      </w:ins>
      <w:r w:rsidR="0028748D">
        <w:rPr>
          <w:rFonts w:cs="Helvetica"/>
          <w:color w:val="000000"/>
          <w:lang w:bidi="ar-SA"/>
        </w:rPr>
        <w:t>n ongoing,</w:t>
      </w:r>
      <w:ins w:id="156" w:author="Brant Robertson" w:date="2016-06-30T00:18:00Z">
        <w:r w:rsidR="004F0106" w:rsidRPr="001D232E">
          <w:rPr>
            <w:rFonts w:cs="Helvetica"/>
            <w:color w:val="000000"/>
            <w:lang w:bidi="ar-SA"/>
          </w:rPr>
          <w:t xml:space="preserve"> granular evaluation of the program. Important benchmarks will include</w:t>
        </w:r>
      </w:ins>
      <w:r w:rsidR="0028748D">
        <w:rPr>
          <w:rFonts w:cs="Helvetica"/>
          <w:color w:val="000000"/>
          <w:lang w:bidi="ar-SA"/>
        </w:rPr>
        <w:t>:</w:t>
      </w:r>
      <w:ins w:id="157" w:author="Brant Robertson" w:date="2016-06-30T00:18:00Z">
        <w:r w:rsidR="004F0106" w:rsidRPr="001D232E">
          <w:rPr>
            <w:rFonts w:cs="Helvetica"/>
            <w:color w:val="000000"/>
            <w:lang w:bidi="ar-SA"/>
          </w:rPr>
          <w:t xml:space="preserve"> 1) the successful deployment of HERA </w:t>
        </w:r>
      </w:ins>
      <w:r w:rsidR="0028748D">
        <w:rPr>
          <w:rFonts w:cs="Helvetica"/>
          <w:color w:val="000000"/>
          <w:lang w:bidi="ar-SA"/>
        </w:rPr>
        <w:t>in stages over 2017-19</w:t>
      </w:r>
      <w:ins w:id="158" w:author="Brant Robertson" w:date="2016-06-30T00:18:00Z">
        <w:r w:rsidR="004F0106" w:rsidRPr="001D232E">
          <w:rPr>
            <w:rFonts w:cs="Helvetica"/>
            <w:color w:val="000000"/>
            <w:lang w:bidi="ar-SA"/>
          </w:rPr>
          <w:t xml:space="preserve">, </w:t>
        </w:r>
      </w:ins>
      <w:r w:rsidR="0028748D">
        <w:rPr>
          <w:rFonts w:cs="Helvetica"/>
          <w:color w:val="000000"/>
          <w:lang w:bidi="ar-SA"/>
        </w:rPr>
        <w:t>2</w:t>
      </w:r>
      <w:ins w:id="159" w:author="Brant Robertson" w:date="2016-06-30T00:18:00Z">
        <w:r w:rsidR="0028748D" w:rsidRPr="001D232E">
          <w:rPr>
            <w:rFonts w:cs="Helvetica"/>
            <w:color w:val="000000"/>
            <w:lang w:bidi="ar-SA"/>
          </w:rPr>
          <w:t>) the</w:t>
        </w:r>
      </w:ins>
      <w:r>
        <w:rPr>
          <w:rFonts w:cs="Helvetica"/>
          <w:color w:val="000000"/>
          <w:lang w:bidi="ar-SA"/>
        </w:rPr>
        <w:t xml:space="preserve"> </w:t>
      </w:r>
      <w:ins w:id="160" w:author="Brant Robertson" w:date="2016-06-30T00:18:00Z">
        <w:r w:rsidR="0028748D" w:rsidRPr="001D232E">
          <w:rPr>
            <w:rFonts w:cs="Helvetica"/>
            <w:color w:val="000000"/>
            <w:lang w:bidi="ar-SA"/>
          </w:rPr>
          <w:t xml:space="preserve">recruitment of top quality postdoctoral scholars to the program in years </w:t>
        </w:r>
      </w:ins>
      <w:r w:rsidR="0028748D">
        <w:rPr>
          <w:rFonts w:cs="Helvetica"/>
          <w:color w:val="000000"/>
          <w:lang w:bidi="ar-SA"/>
        </w:rPr>
        <w:t>1</w:t>
      </w:r>
      <w:ins w:id="161" w:author="Brant Robertson" w:date="2016-06-30T00:18:00Z">
        <w:r w:rsidR="0028748D" w:rsidRPr="001D232E">
          <w:rPr>
            <w:rFonts w:cs="Helvetica"/>
            <w:color w:val="000000"/>
            <w:lang w:bidi="ar-SA"/>
          </w:rPr>
          <w:t xml:space="preserve"> and </w:t>
        </w:r>
      </w:ins>
      <w:r w:rsidR="0028748D">
        <w:rPr>
          <w:rFonts w:cs="Helvetica"/>
          <w:color w:val="000000"/>
          <w:lang w:bidi="ar-SA"/>
        </w:rPr>
        <w:t>2</w:t>
      </w:r>
      <w:ins w:id="162" w:author="Brant Robertson" w:date="2016-06-30T00:18:00Z">
        <w:r w:rsidR="0028748D" w:rsidRPr="001D232E">
          <w:rPr>
            <w:rFonts w:cs="Helvetica"/>
            <w:color w:val="000000"/>
            <w:lang w:bidi="ar-SA"/>
          </w:rPr>
          <w:t xml:space="preserve">, </w:t>
        </w:r>
      </w:ins>
      <w:r w:rsidR="0028748D">
        <w:rPr>
          <w:rFonts w:cs="Helvetica"/>
          <w:color w:val="000000"/>
          <w:lang w:bidi="ar-SA"/>
        </w:rPr>
        <w:t>3</w:t>
      </w:r>
      <w:ins w:id="163" w:author="Brant Robertson" w:date="2016-06-30T00:18:00Z">
        <w:r w:rsidR="004F0106" w:rsidRPr="001D232E">
          <w:rPr>
            <w:rFonts w:cs="Helvetica"/>
            <w:color w:val="000000"/>
            <w:lang w:bidi="ar-SA"/>
          </w:rPr>
          <w:t xml:space="preserve">) </w:t>
        </w:r>
      </w:ins>
      <w:r w:rsidR="0028748D">
        <w:rPr>
          <w:rFonts w:cs="Helvetica"/>
          <w:color w:val="000000"/>
          <w:lang w:bidi="ar-SA"/>
        </w:rPr>
        <w:t>science papers for each of the major projec</w:t>
      </w:r>
      <w:r w:rsidR="00996A2A">
        <w:rPr>
          <w:rFonts w:cs="Helvetica"/>
          <w:color w:val="000000"/>
          <w:lang w:bidi="ar-SA"/>
        </w:rPr>
        <w:t xml:space="preserve">ts identified in Fig. 3, </w:t>
      </w:r>
      <w:r w:rsidR="0028748D">
        <w:rPr>
          <w:rFonts w:cs="Helvetica"/>
          <w:color w:val="000000"/>
          <w:lang w:bidi="ar-SA"/>
        </w:rPr>
        <w:t xml:space="preserve">4) </w:t>
      </w:r>
      <w:ins w:id="164" w:author="Brant Robertson" w:date="2016-06-30T00:18:00Z">
        <w:r w:rsidR="004F0106" w:rsidRPr="001D232E">
          <w:rPr>
            <w:rFonts w:cs="Helvetica"/>
            <w:color w:val="000000"/>
            <w:lang w:bidi="ar-SA"/>
          </w:rPr>
          <w:t>science papers in early 2019 connect</w:t>
        </w:r>
      </w:ins>
      <w:r>
        <w:rPr>
          <w:rFonts w:cs="Helvetica"/>
          <w:color w:val="000000"/>
          <w:lang w:bidi="ar-SA"/>
        </w:rPr>
        <w:t>ing</w:t>
      </w:r>
      <w:ins w:id="165" w:author="Brant Robertson" w:date="2016-06-30T00:18:00Z">
        <w:r w:rsidR="004F0106" w:rsidRPr="001D232E">
          <w:rPr>
            <w:rFonts w:cs="Helvetica"/>
            <w:color w:val="000000"/>
            <w:lang w:bidi="ar-SA"/>
          </w:rPr>
          <w:t xml:space="preserve"> galaxy populations </w:t>
        </w:r>
        <w:r w:rsidRPr="001D232E">
          <w:rPr>
            <w:rFonts w:cs="Helvetica"/>
            <w:color w:val="000000"/>
            <w:lang w:bidi="ar-SA"/>
          </w:rPr>
          <w:t xml:space="preserve">newly discovered </w:t>
        </w:r>
      </w:ins>
      <w:r>
        <w:rPr>
          <w:rFonts w:cs="Helvetica"/>
          <w:color w:val="000000"/>
          <w:lang w:bidi="ar-SA"/>
        </w:rPr>
        <w:t xml:space="preserve">by JWST </w:t>
      </w:r>
      <w:ins w:id="166" w:author="Brant Robertson" w:date="2016-06-30T00:18:00Z">
        <w:r w:rsidR="004F0106" w:rsidRPr="001D232E">
          <w:rPr>
            <w:rFonts w:cs="Helvetica"/>
            <w:color w:val="000000"/>
            <w:lang w:bidi="ar-SA"/>
          </w:rPr>
          <w:t xml:space="preserve">with observations </w:t>
        </w:r>
      </w:ins>
      <w:r>
        <w:rPr>
          <w:rFonts w:cs="Helvetica"/>
          <w:color w:val="000000"/>
          <w:lang w:bidi="ar-SA"/>
        </w:rPr>
        <w:t>by</w:t>
      </w:r>
      <w:ins w:id="167" w:author="Brant Robertson" w:date="2016-06-30T00:18:00Z">
        <w:r w:rsidR="004F0106" w:rsidRPr="001D232E">
          <w:rPr>
            <w:rFonts w:cs="Helvetica"/>
            <w:color w:val="000000"/>
            <w:lang w:bidi="ar-SA"/>
          </w:rPr>
          <w:t xml:space="preserve"> HERA, </w:t>
        </w:r>
      </w:ins>
      <w:r>
        <w:rPr>
          <w:rFonts w:cs="Helvetica"/>
          <w:color w:val="000000"/>
          <w:lang w:bidi="ar-SA"/>
        </w:rPr>
        <w:t>5</w:t>
      </w:r>
      <w:ins w:id="168" w:author="Brant Robertson" w:date="2016-06-30T00:18:00Z">
        <w:r w:rsidR="004F0106" w:rsidRPr="001D232E">
          <w:rPr>
            <w:rFonts w:cs="Helvetica"/>
            <w:color w:val="000000"/>
            <w:lang w:bidi="ar-SA"/>
          </w:rPr>
          <w:t xml:space="preserve">) the acceptance of CDI undergraduates to astrophysics graduate programs by year 3, </w:t>
        </w:r>
      </w:ins>
      <w:r>
        <w:rPr>
          <w:rFonts w:cs="Helvetica"/>
          <w:color w:val="000000"/>
          <w:lang w:bidi="ar-SA"/>
        </w:rPr>
        <w:t>6</w:t>
      </w:r>
      <w:ins w:id="169" w:author="Brant Robertson" w:date="2016-06-30T00:18:00Z">
        <w:r w:rsidR="004F0106" w:rsidRPr="001D232E">
          <w:rPr>
            <w:rFonts w:cs="Helvetica"/>
            <w:color w:val="000000"/>
            <w:lang w:bidi="ar-SA"/>
          </w:rPr>
          <w:t>) the successful placement of CDI graduate students into research positions upon graduation by year 4</w:t>
        </w:r>
      </w:ins>
      <w:r>
        <w:rPr>
          <w:rFonts w:cs="Helvetica"/>
          <w:color w:val="000000"/>
          <w:lang w:bidi="ar-SA"/>
        </w:rPr>
        <w:t>, and 7) successful funding of a post-HERA 21-cm radio array with UC leadership</w:t>
      </w:r>
      <w:ins w:id="170" w:author="Brant Robertson" w:date="2016-06-30T00:18:00Z">
        <w:r w:rsidR="004F0106" w:rsidRPr="001D232E">
          <w:rPr>
            <w:rFonts w:cs="Helvetica"/>
            <w:color w:val="000000"/>
            <w:lang w:bidi="ar-SA"/>
          </w:rPr>
          <w:t xml:space="preserve">. </w:t>
        </w:r>
      </w:ins>
      <w:r>
        <w:rPr>
          <w:rFonts w:cs="Helvetica"/>
          <w:color w:val="000000"/>
          <w:lang w:bidi="ar-SA"/>
        </w:rPr>
        <w:t>F</w:t>
      </w:r>
      <w:ins w:id="171" w:author="Brant Robertson" w:date="2016-06-30T00:18:00Z">
        <w:r w:rsidRPr="001D232E">
          <w:rPr>
            <w:rFonts w:cs="Helvetica"/>
            <w:color w:val="000000"/>
            <w:lang w:bidi="ar-SA"/>
          </w:rPr>
          <w:t>or evaluation metrics we will record and report the number and citation rate of refereed publications produced by CDI researchers — we expect at least one refereed publication per postdoc year of CDI funding.</w:t>
        </w:r>
      </w:ins>
    </w:p>
    <w:p w14:paraId="3CBCC996" w14:textId="7D0874EF" w:rsidR="000827A8" w:rsidRDefault="000827A8" w:rsidP="002874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Helvetica"/>
          <w:color w:val="000000"/>
          <w:lang w:bidi="ar-SA"/>
        </w:rPr>
      </w:pPr>
      <w:r>
        <w:rPr>
          <w:rFonts w:cs="Helvetica"/>
          <w:color w:val="000000"/>
          <w:lang w:bidi="ar-SA"/>
        </w:rPr>
        <w:tab/>
      </w:r>
      <w:ins w:id="172" w:author="Brant Robertson" w:date="2016-06-30T00:18:00Z">
        <w:r w:rsidRPr="001D232E">
          <w:rPr>
            <w:rFonts w:cs="Helvetica"/>
            <w:color w:val="000000"/>
            <w:lang w:bidi="ar-SA"/>
          </w:rPr>
          <w:t>The summa</w:t>
        </w:r>
      </w:ins>
      <w:r>
        <w:rPr>
          <w:rFonts w:cs="Helvetica"/>
          <w:color w:val="000000"/>
          <w:lang w:bidi="ar-SA"/>
        </w:rPr>
        <w:t>ry</w:t>
      </w:r>
      <w:ins w:id="173" w:author="Brant Robertson" w:date="2016-06-30T00:18:00Z">
        <w:r w:rsidRPr="001D232E">
          <w:rPr>
            <w:rFonts w:cs="Helvetica"/>
            <w:color w:val="000000"/>
            <w:lang w:bidi="ar-SA"/>
          </w:rPr>
          <w:t xml:space="preserve"> conference in year </w:t>
        </w:r>
      </w:ins>
      <w:r>
        <w:rPr>
          <w:rFonts w:cs="Helvetica"/>
          <w:color w:val="000000"/>
          <w:lang w:bidi="ar-SA"/>
        </w:rPr>
        <w:t>4</w:t>
      </w:r>
      <w:ins w:id="174" w:author="Brant Robertson" w:date="2016-06-30T00:18:00Z">
        <w:r w:rsidRPr="001D232E">
          <w:rPr>
            <w:rFonts w:cs="Helvetica"/>
            <w:color w:val="000000"/>
            <w:lang w:bidi="ar-SA"/>
          </w:rPr>
          <w:t xml:space="preserve"> of the program will allow us to survey the accomplishments by CDI researcher</w:t>
        </w:r>
      </w:ins>
      <w:r>
        <w:rPr>
          <w:rFonts w:cs="Helvetica"/>
          <w:color w:val="000000"/>
          <w:lang w:bidi="ar-SA"/>
        </w:rPr>
        <w:t>s</w:t>
      </w:r>
      <w:ins w:id="175" w:author="Brant Robertson" w:date="2016-06-30T00:18:00Z">
        <w:r w:rsidRPr="001D232E">
          <w:rPr>
            <w:rFonts w:cs="Helvetica"/>
            <w:color w:val="000000"/>
            <w:lang w:bidi="ar-SA"/>
          </w:rPr>
          <w:t xml:space="preserve"> in </w:t>
        </w:r>
      </w:ins>
      <w:r>
        <w:rPr>
          <w:rFonts w:cs="Helvetica"/>
          <w:color w:val="000000"/>
          <w:lang w:bidi="ar-SA"/>
        </w:rPr>
        <w:t xml:space="preserve">the broad context of </w:t>
      </w:r>
      <w:ins w:id="176" w:author="Brant Robertson" w:date="2016-06-30T00:18:00Z">
        <w:r w:rsidRPr="001D232E">
          <w:rPr>
            <w:rFonts w:cs="Helvetica"/>
            <w:color w:val="000000"/>
            <w:lang w:bidi="ar-SA"/>
          </w:rPr>
          <w:t xml:space="preserve">reionization science. At this conference, the CDI </w:t>
        </w:r>
      </w:ins>
      <w:r>
        <w:rPr>
          <w:rFonts w:cs="Helvetica"/>
          <w:color w:val="000000"/>
          <w:lang w:bidi="ar-SA"/>
        </w:rPr>
        <w:t>C</w:t>
      </w:r>
      <w:ins w:id="177" w:author="Brant Robertson" w:date="2016-06-30T00:18:00Z">
        <w:r w:rsidRPr="001D232E">
          <w:rPr>
            <w:rFonts w:cs="Helvetica"/>
            <w:color w:val="000000"/>
            <w:lang w:bidi="ar-SA"/>
          </w:rPr>
          <w:t>o-</w:t>
        </w:r>
      </w:ins>
      <w:r>
        <w:rPr>
          <w:rFonts w:cs="Helvetica"/>
          <w:color w:val="000000"/>
          <w:lang w:bidi="ar-SA"/>
        </w:rPr>
        <w:t>P</w:t>
      </w:r>
      <w:ins w:id="178" w:author="Brant Robertson" w:date="2016-06-30T00:18:00Z">
        <w:r w:rsidRPr="001D232E">
          <w:rPr>
            <w:rFonts w:cs="Helvetica"/>
            <w:color w:val="000000"/>
            <w:lang w:bidi="ar-SA"/>
          </w:rPr>
          <w:t xml:space="preserve">Is will meet to review the development of the field, the productivity of CDI researchers, the impact and success of CDI in reaching the identified benchmarks, and assess the </w:t>
        </w:r>
      </w:ins>
      <w:r>
        <w:rPr>
          <w:rFonts w:cs="Helvetica"/>
          <w:color w:val="000000"/>
          <w:lang w:bidi="ar-SA"/>
        </w:rPr>
        <w:t>future of the collaboration, including funding</w:t>
      </w:r>
      <w:ins w:id="179" w:author="Brant Robertson" w:date="2016-06-30T00:18:00Z">
        <w:r w:rsidRPr="001D232E">
          <w:rPr>
            <w:rFonts w:cs="Helvetica"/>
            <w:color w:val="000000"/>
            <w:lang w:bidi="ar-SA"/>
          </w:rPr>
          <w:t>.</w:t>
        </w:r>
      </w:ins>
    </w:p>
    <w:p w14:paraId="649CD80E" w14:textId="23C91414" w:rsidR="004F0106" w:rsidRPr="001D232E" w:rsidRDefault="000827A8" w:rsidP="002874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cs="Helvetica"/>
          <w:color w:val="000000"/>
          <w:lang w:bidi="ar-SA"/>
        </w:rPr>
      </w:pPr>
      <w:r>
        <w:rPr>
          <w:rFonts w:cs="Helvetica"/>
          <w:color w:val="000000"/>
          <w:lang w:bidi="ar-SA"/>
        </w:rPr>
        <w:tab/>
      </w:r>
      <w:ins w:id="180" w:author="Brant Robertson" w:date="2016-06-30T00:18:00Z">
        <w:r w:rsidR="004F0106" w:rsidRPr="001D232E">
          <w:rPr>
            <w:rFonts w:cs="Helvetica"/>
            <w:color w:val="000000"/>
            <w:lang w:bidi="ar-SA"/>
          </w:rPr>
          <w:t xml:space="preserve">The CDI will leverage the investment of UCOP funds to generate both research and continued funding from other sources. Correspondingly, we will disclose any JWST, WFIRST, </w:t>
        </w:r>
      </w:ins>
      <w:r w:rsidR="00BF6247">
        <w:rPr>
          <w:rFonts w:cs="Helvetica"/>
          <w:color w:val="000000"/>
          <w:lang w:bidi="ar-SA"/>
        </w:rPr>
        <w:t xml:space="preserve">NASA, </w:t>
      </w:r>
      <w:ins w:id="181" w:author="Brant Robertson" w:date="2016-06-30T00:18:00Z">
        <w:r w:rsidR="004F0106" w:rsidRPr="001D232E">
          <w:rPr>
            <w:rFonts w:cs="Helvetica"/>
            <w:color w:val="000000"/>
            <w:lang w:bidi="ar-SA"/>
          </w:rPr>
          <w:t>or NSF-funded research programs incubated from CDI efforts and anticipate the total funding gained through CDI research efforts will exceed the UCOP funding of the Institute.</w:t>
        </w:r>
      </w:ins>
      <w:r w:rsidR="00BF6247">
        <w:rPr>
          <w:rFonts w:cs="Helvetica"/>
          <w:color w:val="000000"/>
          <w:lang w:bidi="ar-SA"/>
        </w:rPr>
        <w:t xml:space="preserve"> Our primary goals to attain self-sufficient funding are: (1) leadership in the next-generation 21-cm radio array (~2020); (2) a prominent role in WFIRST during its implementation phase (2020-2025); and (3) private or NSF funding of a cross-campus Cosmic Dawn Science Center.</w:t>
      </w:r>
    </w:p>
    <w:p w14:paraId="0F523807" w14:textId="083E9F50" w:rsidR="009029FB" w:rsidRDefault="009029FB" w:rsidP="00D1075B">
      <w:pPr>
        <w:rPr>
          <w:rFonts w:ascii="Arial" w:eastAsiaTheme="majorEastAsia" w:hAnsi="Arial" w:cs="Arial"/>
          <w:b/>
          <w:bCs/>
        </w:rPr>
      </w:pPr>
      <w:r>
        <w:rPr>
          <w:rFonts w:ascii="Arial" w:hAnsi="Arial" w:cs="Arial"/>
        </w:rPr>
        <w:br w:type="page"/>
      </w:r>
    </w:p>
    <w:p w14:paraId="390D2E03" w14:textId="20C90885" w:rsidR="001A4735" w:rsidRPr="00DA42AE" w:rsidRDefault="009029FB" w:rsidP="00537BC0">
      <w:pPr>
        <w:pStyle w:val="Heading1"/>
        <w:tabs>
          <w:tab w:val="left" w:pos="6480"/>
        </w:tabs>
        <w:spacing w:before="240"/>
        <w:rPr>
          <w:rFonts w:ascii="Arial" w:hAnsi="Arial" w:cs="Arial"/>
          <w:b w:val="0"/>
          <w:i/>
          <w:color w:val="auto"/>
          <w:sz w:val="22"/>
          <w:szCs w:val="22"/>
        </w:rPr>
      </w:pPr>
      <w:r>
        <w:rPr>
          <w:rFonts w:ascii="Arial" w:hAnsi="Arial" w:cs="Arial"/>
          <w:color w:val="auto"/>
          <w:sz w:val="22"/>
          <w:szCs w:val="22"/>
        </w:rPr>
        <w:lastRenderedPageBreak/>
        <w:t>Literature Cited</w:t>
      </w:r>
      <w:r w:rsidR="001A4735" w:rsidRPr="00DA42AE">
        <w:rPr>
          <w:rFonts w:ascii="Arial" w:hAnsi="Arial" w:cs="Arial"/>
          <w:b w:val="0"/>
          <w:color w:val="auto"/>
          <w:sz w:val="22"/>
          <w:szCs w:val="22"/>
        </w:rPr>
        <w:tab/>
      </w:r>
      <w:r w:rsidR="00F42C4C">
        <w:rPr>
          <w:rFonts w:ascii="Arial" w:hAnsi="Arial" w:cs="Arial"/>
          <w:b w:val="0"/>
          <w:color w:val="auto"/>
          <w:sz w:val="22"/>
          <w:szCs w:val="22"/>
        </w:rPr>
        <w:tab/>
      </w:r>
    </w:p>
    <w:p w14:paraId="25280405" w14:textId="77777777" w:rsidR="00BA1485" w:rsidRPr="00BA1485" w:rsidRDefault="00BA1485" w:rsidP="00BA1485">
      <w:pPr>
        <w:widowControl w:val="0"/>
        <w:autoSpaceDE w:val="0"/>
        <w:autoSpaceDN w:val="0"/>
        <w:adjustRightInd w:val="0"/>
        <w:ind w:firstLine="0"/>
        <w:rPr>
          <w:rFonts w:cs="Helvetica"/>
          <w:lang w:bidi="ar-SA"/>
        </w:rPr>
      </w:pPr>
      <w:r w:rsidRPr="00BA1485">
        <w:rPr>
          <w:rFonts w:cs="Helvetica"/>
          <w:lang w:bidi="ar-SA"/>
        </w:rPr>
        <w:t xml:space="preserve">Ali, Z. S., Parsons, A. R., </w:t>
      </w:r>
      <w:proofErr w:type="spellStart"/>
      <w:r w:rsidRPr="00BA1485">
        <w:rPr>
          <w:rFonts w:cs="Helvetica"/>
          <w:lang w:bidi="ar-SA"/>
        </w:rPr>
        <w:t>Zheng</w:t>
      </w:r>
      <w:proofErr w:type="spellEnd"/>
      <w:r w:rsidRPr="00BA1485">
        <w:rPr>
          <w:rFonts w:cs="Helvetica"/>
          <w:lang w:bidi="ar-SA"/>
        </w:rPr>
        <w:t xml:space="preserve">, H. </w:t>
      </w:r>
      <w:r w:rsidRPr="00BA1485">
        <w:rPr>
          <w:rFonts w:cs="Helvetica"/>
          <w:i/>
          <w:lang w:bidi="ar-SA"/>
        </w:rPr>
        <w:t>et al.</w:t>
      </w:r>
      <w:r w:rsidRPr="00BA1485">
        <w:rPr>
          <w:rFonts w:cs="Helvetica"/>
          <w:lang w:bidi="ar-SA"/>
        </w:rPr>
        <w:t xml:space="preserve"> 2015, Astrophysical Journal, </w:t>
      </w:r>
      <w:r w:rsidRPr="00BA1485">
        <w:rPr>
          <w:rFonts w:cs="Helvetica"/>
          <w:b/>
          <w:lang w:bidi="ar-SA"/>
        </w:rPr>
        <w:t>809</w:t>
      </w:r>
      <w:r w:rsidRPr="00BA1485">
        <w:rPr>
          <w:rFonts w:cs="Helvetica"/>
          <w:lang w:bidi="ar-SA"/>
        </w:rPr>
        <w:t>, 61</w:t>
      </w:r>
    </w:p>
    <w:p w14:paraId="0B2EF5B8" w14:textId="77777777" w:rsidR="00BA1485" w:rsidRPr="001D232E" w:rsidRDefault="00BA1485" w:rsidP="00BA1485">
      <w:pPr>
        <w:widowControl w:val="0"/>
        <w:autoSpaceDE w:val="0"/>
        <w:autoSpaceDN w:val="0"/>
        <w:adjustRightInd w:val="0"/>
        <w:ind w:firstLine="0"/>
        <w:rPr>
          <w:ins w:id="182" w:author="Steven Furlanetto" w:date="2016-07-11T12:56:00Z"/>
          <w:rFonts w:cs="Helvetica"/>
          <w:lang w:bidi="ar-SA"/>
        </w:rPr>
      </w:pPr>
      <w:proofErr w:type="spellStart"/>
      <w:ins w:id="183" w:author="Steven Furlanetto" w:date="2016-07-11T12:56:00Z">
        <w:r w:rsidRPr="001D232E">
          <w:rPr>
            <w:rFonts w:cs="Helvetica"/>
            <w:lang w:bidi="ar-SA"/>
          </w:rPr>
          <w:t>Atek</w:t>
        </w:r>
      </w:ins>
      <w:proofErr w:type="spellEnd"/>
      <w:r w:rsidRPr="00BA1485">
        <w:rPr>
          <w:rFonts w:cs="Helvetica"/>
          <w:lang w:bidi="ar-SA"/>
        </w:rPr>
        <w:t>, H.</w:t>
      </w:r>
      <w:ins w:id="184" w:author="Steven Furlanetto" w:date="2016-07-11T12:56:00Z">
        <w:r w:rsidRPr="001D232E">
          <w:rPr>
            <w:rFonts w:cs="Helvetica"/>
            <w:lang w:bidi="ar-SA"/>
          </w:rPr>
          <w:t xml:space="preserve"> </w:t>
        </w:r>
        <w:r w:rsidRPr="001D232E">
          <w:rPr>
            <w:rFonts w:cs="Helvetica"/>
            <w:i/>
            <w:lang w:bidi="ar-SA"/>
          </w:rPr>
          <w:t>et al</w:t>
        </w:r>
        <w:r w:rsidRPr="001D232E">
          <w:rPr>
            <w:rFonts w:cs="Helvetica"/>
            <w:lang w:bidi="ar-SA"/>
          </w:rPr>
          <w:t>.</w:t>
        </w:r>
      </w:ins>
      <w:r w:rsidRPr="00BA1485">
        <w:rPr>
          <w:rFonts w:cs="Helvetica"/>
          <w:lang w:bidi="ar-SA"/>
        </w:rPr>
        <w:t xml:space="preserve"> 2015, Astrophysical Journal</w:t>
      </w:r>
      <w:ins w:id="185" w:author="Steven Furlanetto" w:date="2016-07-11T12:56:00Z">
        <w:r w:rsidRPr="001D232E">
          <w:rPr>
            <w:rFonts w:cs="Helvetica"/>
            <w:lang w:bidi="ar-SA"/>
          </w:rPr>
          <w:t xml:space="preserve"> </w:t>
        </w:r>
        <w:r w:rsidRPr="001D232E">
          <w:rPr>
            <w:rFonts w:cs="Helvetica"/>
            <w:b/>
            <w:lang w:bidi="ar-SA"/>
          </w:rPr>
          <w:t>814</w:t>
        </w:r>
        <w:r w:rsidRPr="001D232E">
          <w:rPr>
            <w:rFonts w:cs="Helvetica"/>
            <w:lang w:bidi="ar-SA"/>
          </w:rPr>
          <w:t>, 69</w:t>
        </w:r>
      </w:ins>
    </w:p>
    <w:p w14:paraId="23955106" w14:textId="77777777" w:rsidR="00BA1485" w:rsidRPr="001D232E" w:rsidRDefault="00BA1485" w:rsidP="00BA1485">
      <w:pPr>
        <w:widowControl w:val="0"/>
        <w:autoSpaceDE w:val="0"/>
        <w:autoSpaceDN w:val="0"/>
        <w:adjustRightInd w:val="0"/>
        <w:ind w:firstLine="0"/>
        <w:rPr>
          <w:ins w:id="186" w:author="Steven Furlanetto" w:date="2016-07-11T12:56:00Z"/>
          <w:rFonts w:cs="Helvetica"/>
          <w:lang w:bidi="ar-SA"/>
        </w:rPr>
      </w:pPr>
      <w:ins w:id="187" w:author="Steven Furlanetto" w:date="2016-07-11T12:56:00Z">
        <w:r w:rsidRPr="001D232E">
          <w:rPr>
            <w:rFonts w:cs="Helvetica"/>
            <w:lang w:bidi="ar-SA"/>
          </w:rPr>
          <w:t>Becker</w:t>
        </w:r>
      </w:ins>
      <w:r w:rsidRPr="00BA1485">
        <w:rPr>
          <w:rFonts w:cs="Helvetica"/>
          <w:lang w:bidi="ar-SA"/>
        </w:rPr>
        <w:t>, G. D.</w:t>
      </w:r>
      <w:ins w:id="188" w:author="Steven Furlanetto" w:date="2016-07-11T12:56:00Z">
        <w:r w:rsidRPr="001D232E">
          <w:rPr>
            <w:rFonts w:cs="Helvetica"/>
            <w:lang w:bidi="ar-SA"/>
          </w:rPr>
          <w:t>, Bolton</w:t>
        </w:r>
      </w:ins>
      <w:r w:rsidRPr="00BA1485">
        <w:rPr>
          <w:rFonts w:cs="Helvetica"/>
          <w:lang w:bidi="ar-SA"/>
        </w:rPr>
        <w:t>, J.</w:t>
      </w:r>
      <w:ins w:id="189" w:author="Steven Furlanetto" w:date="2016-07-11T12:56:00Z">
        <w:r w:rsidRPr="001D232E">
          <w:rPr>
            <w:rFonts w:cs="Helvetica"/>
            <w:lang w:bidi="ar-SA"/>
          </w:rPr>
          <w:t xml:space="preserve">, </w:t>
        </w:r>
        <w:proofErr w:type="spellStart"/>
        <w:r w:rsidRPr="001D232E">
          <w:rPr>
            <w:rFonts w:cs="Helvetica"/>
            <w:lang w:bidi="ar-SA"/>
          </w:rPr>
          <w:t>Lidz</w:t>
        </w:r>
        <w:proofErr w:type="spellEnd"/>
        <w:r w:rsidRPr="001D232E">
          <w:rPr>
            <w:rFonts w:cs="Helvetica"/>
            <w:lang w:bidi="ar-SA"/>
          </w:rPr>
          <w:t xml:space="preserve">, </w:t>
        </w:r>
      </w:ins>
      <w:r w:rsidRPr="00BA1485">
        <w:rPr>
          <w:rFonts w:cs="Helvetica"/>
          <w:lang w:bidi="ar-SA"/>
        </w:rPr>
        <w:t>A. 2015, Publications of the Astronomical Society of Australia</w:t>
      </w:r>
      <w:ins w:id="190" w:author="Steven Furlanetto" w:date="2016-07-11T12:56:00Z">
        <w:r w:rsidRPr="001D232E">
          <w:rPr>
            <w:rFonts w:cs="Helvetica"/>
            <w:lang w:bidi="ar-SA"/>
          </w:rPr>
          <w:t xml:space="preserve"> </w:t>
        </w:r>
        <w:r w:rsidRPr="001D232E">
          <w:rPr>
            <w:rFonts w:cs="Helvetica"/>
            <w:b/>
            <w:lang w:bidi="ar-SA"/>
          </w:rPr>
          <w:t>32</w:t>
        </w:r>
        <w:r w:rsidRPr="001D232E">
          <w:rPr>
            <w:rFonts w:cs="Helvetica"/>
            <w:lang w:bidi="ar-SA"/>
          </w:rPr>
          <w:t>, 45</w:t>
        </w:r>
      </w:ins>
    </w:p>
    <w:p w14:paraId="325225B7" w14:textId="77777777" w:rsidR="00BA1485" w:rsidRPr="001D232E" w:rsidRDefault="00BA1485" w:rsidP="00BA1485">
      <w:pPr>
        <w:widowControl w:val="0"/>
        <w:autoSpaceDE w:val="0"/>
        <w:autoSpaceDN w:val="0"/>
        <w:adjustRightInd w:val="0"/>
        <w:ind w:firstLine="0"/>
        <w:rPr>
          <w:ins w:id="191" w:author="Steven Furlanetto" w:date="2016-07-11T12:56:00Z"/>
          <w:rFonts w:cs="Helvetica"/>
          <w:lang w:bidi="ar-SA"/>
        </w:rPr>
      </w:pPr>
      <w:ins w:id="192" w:author="Steven Furlanetto" w:date="2016-07-11T12:56:00Z">
        <w:r w:rsidRPr="001D232E">
          <w:rPr>
            <w:rFonts w:cs="Helvetica"/>
            <w:lang w:bidi="ar-SA"/>
          </w:rPr>
          <w:t>Bolton</w:t>
        </w:r>
      </w:ins>
      <w:r w:rsidRPr="00BA1485">
        <w:rPr>
          <w:rFonts w:cs="Helvetica"/>
          <w:lang w:bidi="ar-SA"/>
        </w:rPr>
        <w:t>, J.</w:t>
      </w:r>
      <w:ins w:id="193" w:author="Steven Furlanetto" w:date="2016-07-11T12:56:00Z">
        <w:r w:rsidRPr="001D232E">
          <w:rPr>
            <w:rFonts w:cs="Helvetica"/>
            <w:lang w:bidi="ar-SA"/>
          </w:rPr>
          <w:t xml:space="preserve"> </w:t>
        </w:r>
        <w:r w:rsidRPr="001D232E">
          <w:rPr>
            <w:rFonts w:cs="Helvetica"/>
            <w:i/>
            <w:lang w:bidi="ar-SA"/>
          </w:rPr>
          <w:t>et al</w:t>
        </w:r>
        <w:r w:rsidRPr="001D232E">
          <w:rPr>
            <w:rFonts w:cs="Helvetica"/>
            <w:lang w:bidi="ar-SA"/>
          </w:rPr>
          <w:t>.</w:t>
        </w:r>
      </w:ins>
      <w:r w:rsidRPr="00BA1485">
        <w:rPr>
          <w:rFonts w:cs="Helvetica"/>
          <w:lang w:bidi="ar-SA"/>
        </w:rPr>
        <w:t xml:space="preserve"> 2012,</w:t>
      </w:r>
      <w:ins w:id="194" w:author="Steven Furlanetto" w:date="2016-07-11T12:56:00Z">
        <w:r w:rsidRPr="001D232E">
          <w:rPr>
            <w:rFonts w:cs="Helvetica"/>
            <w:lang w:bidi="ar-SA"/>
          </w:rPr>
          <w:t xml:space="preserve"> </w:t>
        </w:r>
      </w:ins>
      <w:r w:rsidRPr="00BA1485">
        <w:rPr>
          <w:rFonts w:cs="Arial"/>
          <w:bCs/>
        </w:rPr>
        <w:t>Monthly Notices of the Royal Astronomical Society</w:t>
      </w:r>
      <w:ins w:id="195" w:author="Steven Furlanetto" w:date="2016-07-11T12:56:00Z">
        <w:r w:rsidRPr="001D232E">
          <w:rPr>
            <w:rFonts w:cs="Helvetica"/>
            <w:lang w:bidi="ar-SA"/>
          </w:rPr>
          <w:t xml:space="preserve"> </w:t>
        </w:r>
        <w:r w:rsidRPr="001D232E">
          <w:rPr>
            <w:rFonts w:cs="Helvetica"/>
            <w:b/>
            <w:lang w:bidi="ar-SA"/>
          </w:rPr>
          <w:t>419</w:t>
        </w:r>
        <w:r w:rsidRPr="001D232E">
          <w:rPr>
            <w:rFonts w:cs="Helvetica"/>
            <w:lang w:bidi="ar-SA"/>
          </w:rPr>
          <w:t>, 2880</w:t>
        </w:r>
      </w:ins>
    </w:p>
    <w:p w14:paraId="147DA71A" w14:textId="77777777" w:rsidR="00BA1485" w:rsidRPr="001D232E" w:rsidRDefault="00BA1485" w:rsidP="00BA1485">
      <w:pPr>
        <w:widowControl w:val="0"/>
        <w:autoSpaceDE w:val="0"/>
        <w:autoSpaceDN w:val="0"/>
        <w:adjustRightInd w:val="0"/>
        <w:ind w:firstLine="0"/>
        <w:rPr>
          <w:ins w:id="196" w:author="Steven Furlanetto" w:date="2016-07-11T12:56:00Z"/>
          <w:rFonts w:cs="Helvetica"/>
          <w:lang w:bidi="ar-SA"/>
        </w:rPr>
      </w:pPr>
      <w:proofErr w:type="spellStart"/>
      <w:ins w:id="197" w:author="Steven Furlanetto" w:date="2016-07-11T12:56:00Z">
        <w:r w:rsidRPr="001D232E">
          <w:rPr>
            <w:rFonts w:cs="Helvetica"/>
            <w:lang w:bidi="ar-SA"/>
          </w:rPr>
          <w:t>Bouwens</w:t>
        </w:r>
      </w:ins>
      <w:proofErr w:type="spellEnd"/>
      <w:r w:rsidRPr="00BA1485">
        <w:rPr>
          <w:rFonts w:cs="Helvetica"/>
          <w:lang w:bidi="ar-SA"/>
        </w:rPr>
        <w:t>, R.</w:t>
      </w:r>
      <w:ins w:id="198" w:author="Steven Furlanetto" w:date="2016-07-11T12:56:00Z">
        <w:r w:rsidRPr="001D232E">
          <w:rPr>
            <w:rFonts w:cs="Helvetica"/>
            <w:lang w:bidi="ar-SA"/>
          </w:rPr>
          <w:t xml:space="preserve"> </w:t>
        </w:r>
        <w:r w:rsidRPr="001D232E">
          <w:rPr>
            <w:rFonts w:cs="Helvetica"/>
            <w:i/>
            <w:lang w:bidi="ar-SA"/>
          </w:rPr>
          <w:t>et al</w:t>
        </w:r>
        <w:r w:rsidRPr="001D232E">
          <w:rPr>
            <w:rFonts w:cs="Helvetica"/>
            <w:lang w:bidi="ar-SA"/>
          </w:rPr>
          <w:t>.</w:t>
        </w:r>
      </w:ins>
      <w:r w:rsidRPr="00BA1485">
        <w:rPr>
          <w:rFonts w:cs="Helvetica"/>
          <w:lang w:bidi="ar-SA"/>
        </w:rPr>
        <w:t xml:space="preserve"> 2015, Astrophysical Journal</w:t>
      </w:r>
      <w:ins w:id="199" w:author="Steven Furlanetto" w:date="2016-07-11T12:56:00Z">
        <w:r w:rsidRPr="001D232E">
          <w:rPr>
            <w:rFonts w:cs="Helvetica"/>
            <w:lang w:bidi="ar-SA"/>
          </w:rPr>
          <w:t xml:space="preserve"> </w:t>
        </w:r>
        <w:r w:rsidRPr="001D232E">
          <w:rPr>
            <w:rFonts w:cs="Helvetica"/>
            <w:b/>
            <w:lang w:bidi="ar-SA"/>
          </w:rPr>
          <w:t>811</w:t>
        </w:r>
        <w:r w:rsidRPr="001D232E">
          <w:rPr>
            <w:rFonts w:cs="Helvetica"/>
            <w:lang w:bidi="ar-SA"/>
          </w:rPr>
          <w:t xml:space="preserve">, 140 </w:t>
        </w:r>
      </w:ins>
    </w:p>
    <w:p w14:paraId="33804276" w14:textId="77777777" w:rsidR="00BA1485" w:rsidRPr="00BA1485" w:rsidRDefault="00BA1485" w:rsidP="00BA1485">
      <w:pPr>
        <w:ind w:firstLine="0"/>
        <w:rPr>
          <w:rFonts w:cs="Arial"/>
          <w:bCs/>
        </w:rPr>
      </w:pPr>
      <w:r w:rsidRPr="00BA1485">
        <w:rPr>
          <w:rFonts w:cs="Arial"/>
          <w:bCs/>
        </w:rPr>
        <w:t xml:space="preserve">Bowman, J. D., Cairns, I., Kaplan, D. L. </w:t>
      </w:r>
      <w:r w:rsidRPr="00BA1485">
        <w:rPr>
          <w:rFonts w:cs="Arial"/>
          <w:bCs/>
          <w:i/>
        </w:rPr>
        <w:t>et al.</w:t>
      </w:r>
      <w:r w:rsidRPr="00BA1485">
        <w:rPr>
          <w:rFonts w:cs="Arial"/>
          <w:bCs/>
        </w:rPr>
        <w:t xml:space="preserve"> 2013, Publications of the Astronomical Society of Australia </w:t>
      </w:r>
      <w:r w:rsidRPr="00BA1485">
        <w:rPr>
          <w:rFonts w:cs="Arial"/>
          <w:b/>
          <w:bCs/>
        </w:rPr>
        <w:t>30</w:t>
      </w:r>
      <w:r w:rsidRPr="00BA1485">
        <w:rPr>
          <w:rFonts w:cs="Arial"/>
          <w:bCs/>
        </w:rPr>
        <w:t>, e031</w:t>
      </w:r>
    </w:p>
    <w:p w14:paraId="5A8278ED" w14:textId="77777777" w:rsidR="00BA1485" w:rsidRPr="00BA1485" w:rsidRDefault="00BA1485" w:rsidP="00BA1485">
      <w:pPr>
        <w:ind w:firstLine="0"/>
        <w:rPr>
          <w:rFonts w:cs="Arial"/>
          <w:bCs/>
        </w:rPr>
      </w:pPr>
      <w:proofErr w:type="spellStart"/>
      <w:r w:rsidRPr="00BA1485">
        <w:rPr>
          <w:rFonts w:cs="Arial"/>
          <w:bCs/>
        </w:rPr>
        <w:t>DeBoer</w:t>
      </w:r>
      <w:proofErr w:type="spellEnd"/>
      <w:r w:rsidRPr="00BA1485">
        <w:rPr>
          <w:rFonts w:cs="Arial"/>
          <w:bCs/>
        </w:rPr>
        <w:t xml:space="preserve">, D. R., Parsons, A. R. </w:t>
      </w:r>
      <w:r w:rsidRPr="00BA1485">
        <w:rPr>
          <w:rFonts w:cs="Arial"/>
          <w:bCs/>
          <w:i/>
        </w:rPr>
        <w:t>et al.</w:t>
      </w:r>
      <w:r w:rsidRPr="00BA1485">
        <w:rPr>
          <w:rFonts w:cs="Arial"/>
          <w:bCs/>
        </w:rPr>
        <w:t xml:space="preserve"> 2016, submitted to Publications of the Astronomical Society of the Pacific (arXiv</w:t>
      </w:r>
      <w:proofErr w:type="gramStart"/>
      <w:r w:rsidRPr="00BA1485">
        <w:rPr>
          <w:rFonts w:cs="Arial"/>
          <w:bCs/>
        </w:rPr>
        <w:t>:1606.07473</w:t>
      </w:r>
      <w:proofErr w:type="gramEnd"/>
      <w:r w:rsidRPr="00BA1485">
        <w:rPr>
          <w:rFonts w:cs="Arial"/>
          <w:bCs/>
        </w:rPr>
        <w:t>)</w:t>
      </w:r>
    </w:p>
    <w:p w14:paraId="5A660C4D" w14:textId="77777777" w:rsidR="00BA1485" w:rsidRPr="00BA1485" w:rsidRDefault="00BA1485" w:rsidP="00BA1485">
      <w:pPr>
        <w:ind w:firstLine="0"/>
        <w:rPr>
          <w:rFonts w:cs="Arial"/>
          <w:bCs/>
        </w:rPr>
      </w:pPr>
      <w:r w:rsidRPr="00BA1485">
        <w:rPr>
          <w:rFonts w:cs="Arial"/>
          <w:bCs/>
        </w:rPr>
        <w:t xml:space="preserve">Dillon, J. S., </w:t>
      </w:r>
      <w:proofErr w:type="spellStart"/>
      <w:r w:rsidRPr="00BA1485">
        <w:rPr>
          <w:rFonts w:cs="Arial"/>
          <w:bCs/>
        </w:rPr>
        <w:t>Neben</w:t>
      </w:r>
      <w:proofErr w:type="spellEnd"/>
      <w:r w:rsidRPr="00BA1485">
        <w:rPr>
          <w:rFonts w:cs="Arial"/>
          <w:bCs/>
        </w:rPr>
        <w:t xml:space="preserve">, A. R., Hewitt, J. N. </w:t>
      </w:r>
      <w:r w:rsidRPr="00BA1485">
        <w:rPr>
          <w:rFonts w:cs="Arial"/>
          <w:bCs/>
          <w:i/>
        </w:rPr>
        <w:t>et al.</w:t>
      </w:r>
      <w:r w:rsidRPr="00BA1485">
        <w:rPr>
          <w:rFonts w:cs="Arial"/>
          <w:bCs/>
        </w:rPr>
        <w:t xml:space="preserve"> 2015, Physical Review D, </w:t>
      </w:r>
      <w:r w:rsidRPr="00BA1485">
        <w:rPr>
          <w:rFonts w:cs="Arial"/>
          <w:b/>
          <w:bCs/>
        </w:rPr>
        <w:t>91</w:t>
      </w:r>
      <w:r w:rsidRPr="00BA1485">
        <w:rPr>
          <w:rFonts w:cs="Arial"/>
          <w:bCs/>
        </w:rPr>
        <w:t>, 123011</w:t>
      </w:r>
    </w:p>
    <w:p w14:paraId="17F2D339" w14:textId="77777777" w:rsidR="00BA1485" w:rsidRPr="00BA1485" w:rsidRDefault="00BA1485" w:rsidP="00BA1485">
      <w:pPr>
        <w:ind w:firstLine="0"/>
        <w:rPr>
          <w:rFonts w:cs="Arial"/>
          <w:bCs/>
        </w:rPr>
      </w:pPr>
      <w:r w:rsidRPr="00BA1485">
        <w:rPr>
          <w:rFonts w:cs="Arial"/>
          <w:bCs/>
        </w:rPr>
        <w:t xml:space="preserve">Furlanetto, S. R., </w:t>
      </w:r>
      <w:proofErr w:type="spellStart"/>
      <w:r w:rsidRPr="00BA1485">
        <w:rPr>
          <w:rFonts w:cs="Arial"/>
          <w:bCs/>
        </w:rPr>
        <w:t>Zaldarriaga</w:t>
      </w:r>
      <w:proofErr w:type="spellEnd"/>
      <w:r w:rsidRPr="00BA1485">
        <w:rPr>
          <w:rFonts w:cs="Arial"/>
          <w:bCs/>
        </w:rPr>
        <w:t xml:space="preserve">, M., </w:t>
      </w:r>
      <w:proofErr w:type="spellStart"/>
      <w:r w:rsidRPr="00BA1485">
        <w:rPr>
          <w:rFonts w:cs="Arial"/>
          <w:bCs/>
        </w:rPr>
        <w:t>Hernquist</w:t>
      </w:r>
      <w:proofErr w:type="spellEnd"/>
      <w:r w:rsidRPr="00BA1485">
        <w:rPr>
          <w:rFonts w:cs="Arial"/>
          <w:bCs/>
        </w:rPr>
        <w:t xml:space="preserve">, L. 2004, Astrophysical Journal </w:t>
      </w:r>
      <w:r w:rsidRPr="00BA1485">
        <w:rPr>
          <w:rFonts w:cs="Arial"/>
          <w:b/>
          <w:bCs/>
        </w:rPr>
        <w:t>613</w:t>
      </w:r>
      <w:r w:rsidRPr="00BA1485">
        <w:rPr>
          <w:rFonts w:cs="Arial"/>
          <w:bCs/>
        </w:rPr>
        <w:t>, 1</w:t>
      </w:r>
    </w:p>
    <w:p w14:paraId="599DDEBD" w14:textId="77777777" w:rsidR="00BA1485" w:rsidRPr="00BA1485" w:rsidRDefault="00BA1485" w:rsidP="00BA1485">
      <w:pPr>
        <w:ind w:firstLine="0"/>
        <w:rPr>
          <w:rFonts w:cs="Arial"/>
          <w:bCs/>
        </w:rPr>
      </w:pPr>
      <w:r w:rsidRPr="00BA1485">
        <w:rPr>
          <w:rFonts w:cs="Arial"/>
          <w:bCs/>
        </w:rPr>
        <w:t xml:space="preserve">Furlanetto, S. R., Oh, S. P., Briggs, F. H. 2006, Physics Reports </w:t>
      </w:r>
      <w:r w:rsidRPr="00BA1485">
        <w:rPr>
          <w:rFonts w:cs="Arial"/>
          <w:b/>
          <w:bCs/>
        </w:rPr>
        <w:t>433</w:t>
      </w:r>
      <w:r w:rsidRPr="00BA1485">
        <w:rPr>
          <w:rFonts w:cs="Arial"/>
          <w:bCs/>
        </w:rPr>
        <w:t>, 181</w:t>
      </w:r>
    </w:p>
    <w:p w14:paraId="1876D8DF" w14:textId="77777777" w:rsidR="00BA1485" w:rsidRPr="00BA1485" w:rsidRDefault="00BA1485" w:rsidP="00BA1485">
      <w:pPr>
        <w:ind w:firstLine="0"/>
        <w:rPr>
          <w:rFonts w:cs="Arial"/>
          <w:bCs/>
        </w:rPr>
      </w:pPr>
      <w:r w:rsidRPr="00BA1485">
        <w:rPr>
          <w:rFonts w:cs="Arial"/>
          <w:bCs/>
        </w:rPr>
        <w:t xml:space="preserve">Furlanetto, S. R., Oh, S. P. 2016, Monthly Notices of the Royal Astronomical Society </w:t>
      </w:r>
      <w:r w:rsidRPr="00BA1485">
        <w:rPr>
          <w:rFonts w:cs="Arial"/>
          <w:b/>
          <w:bCs/>
        </w:rPr>
        <w:t>457</w:t>
      </w:r>
      <w:r w:rsidRPr="00BA1485">
        <w:rPr>
          <w:rFonts w:cs="Arial"/>
          <w:bCs/>
        </w:rPr>
        <w:t>, 1813</w:t>
      </w:r>
    </w:p>
    <w:p w14:paraId="226A9F2E" w14:textId="77777777" w:rsidR="00BA1485" w:rsidRPr="00BA1485" w:rsidRDefault="00BA1485" w:rsidP="00BA1485">
      <w:pPr>
        <w:ind w:firstLine="0"/>
        <w:rPr>
          <w:rFonts w:cs="Arial"/>
          <w:bCs/>
        </w:rPr>
      </w:pPr>
      <w:r w:rsidRPr="00BA1485">
        <w:rPr>
          <w:rFonts w:cs="Arial"/>
          <w:bCs/>
        </w:rPr>
        <w:t xml:space="preserve">Gong, Y. </w:t>
      </w:r>
      <w:r w:rsidRPr="00BA1485">
        <w:rPr>
          <w:rFonts w:cs="Arial"/>
          <w:bCs/>
          <w:i/>
        </w:rPr>
        <w:t>et al.</w:t>
      </w:r>
      <w:r w:rsidRPr="00BA1485">
        <w:rPr>
          <w:rFonts w:cs="Arial"/>
          <w:bCs/>
        </w:rPr>
        <w:t xml:space="preserve"> 2012, Astrophysical Journal </w:t>
      </w:r>
      <w:r w:rsidRPr="00BA1485">
        <w:rPr>
          <w:rFonts w:cs="Arial"/>
          <w:b/>
          <w:bCs/>
        </w:rPr>
        <w:t>745</w:t>
      </w:r>
      <w:r w:rsidRPr="00BA1485">
        <w:rPr>
          <w:rFonts w:cs="Arial"/>
          <w:bCs/>
        </w:rPr>
        <w:t>, 49</w:t>
      </w:r>
    </w:p>
    <w:p w14:paraId="6F697C14" w14:textId="77777777" w:rsidR="00BA1485" w:rsidRPr="00BA1485" w:rsidRDefault="00BA1485" w:rsidP="00BA1485">
      <w:pPr>
        <w:ind w:firstLine="0"/>
        <w:rPr>
          <w:rFonts w:cs="Arial"/>
          <w:bCs/>
        </w:rPr>
      </w:pPr>
      <w:proofErr w:type="spellStart"/>
      <w:r w:rsidRPr="00BA1485">
        <w:rPr>
          <w:rFonts w:cs="Arial"/>
          <w:bCs/>
        </w:rPr>
        <w:t>Greig</w:t>
      </w:r>
      <w:proofErr w:type="spellEnd"/>
      <w:r w:rsidRPr="00BA1485">
        <w:rPr>
          <w:rFonts w:cs="Arial"/>
          <w:bCs/>
        </w:rPr>
        <w:t xml:space="preserve">, B., </w:t>
      </w:r>
      <w:proofErr w:type="spellStart"/>
      <w:r w:rsidRPr="00BA1485">
        <w:rPr>
          <w:rFonts w:cs="Arial"/>
          <w:bCs/>
        </w:rPr>
        <w:t>Mesinger</w:t>
      </w:r>
      <w:proofErr w:type="spellEnd"/>
      <w:r w:rsidRPr="00BA1485">
        <w:rPr>
          <w:rFonts w:cs="Arial"/>
          <w:bCs/>
        </w:rPr>
        <w:t xml:space="preserve">, A. 2015, Monthly Notices of the Royal Astronomical Society </w:t>
      </w:r>
      <w:r w:rsidRPr="00BA1485">
        <w:rPr>
          <w:rFonts w:cs="Arial"/>
          <w:b/>
          <w:bCs/>
        </w:rPr>
        <w:t>449</w:t>
      </w:r>
      <w:r w:rsidRPr="00BA1485">
        <w:rPr>
          <w:rFonts w:cs="Arial"/>
          <w:bCs/>
        </w:rPr>
        <w:t>, 4246</w:t>
      </w:r>
    </w:p>
    <w:p w14:paraId="3F33ACF2" w14:textId="6C8E45F2" w:rsidR="00F263A0" w:rsidRPr="00F263A0" w:rsidRDefault="00F263A0" w:rsidP="00BA1485">
      <w:pPr>
        <w:ind w:firstLine="0"/>
        <w:rPr>
          <w:rFonts w:cs="Arial"/>
          <w:bCs/>
        </w:rPr>
      </w:pPr>
      <w:proofErr w:type="spellStart"/>
      <w:r>
        <w:rPr>
          <w:rFonts w:cs="Arial"/>
          <w:bCs/>
        </w:rPr>
        <w:t>Hemenway</w:t>
      </w:r>
      <w:proofErr w:type="spellEnd"/>
      <w:r>
        <w:rPr>
          <w:rFonts w:cs="Arial"/>
          <w:bCs/>
        </w:rPr>
        <w:t xml:space="preserve">, M. K., Finkelstein, K., Redfield, S. 2013, Communicating Science, </w:t>
      </w:r>
      <w:r>
        <w:rPr>
          <w:rFonts w:cs="Arial"/>
          <w:b/>
          <w:bCs/>
        </w:rPr>
        <w:t>473</w:t>
      </w:r>
      <w:r>
        <w:rPr>
          <w:rFonts w:cs="Arial"/>
          <w:bCs/>
        </w:rPr>
        <w:t>, 315</w:t>
      </w:r>
    </w:p>
    <w:p w14:paraId="3CC9F956" w14:textId="77777777" w:rsidR="00BA1485" w:rsidRPr="00BA1485" w:rsidRDefault="00BA1485" w:rsidP="00BA1485">
      <w:pPr>
        <w:ind w:firstLine="0"/>
        <w:rPr>
          <w:rFonts w:cs="Arial"/>
          <w:bCs/>
        </w:rPr>
      </w:pPr>
      <w:proofErr w:type="spellStart"/>
      <w:r w:rsidRPr="00BA1485">
        <w:rPr>
          <w:rFonts w:cs="Arial"/>
          <w:bCs/>
        </w:rPr>
        <w:t>Hinshaw</w:t>
      </w:r>
      <w:proofErr w:type="spellEnd"/>
      <w:r w:rsidRPr="00BA1485">
        <w:rPr>
          <w:rFonts w:cs="Arial"/>
          <w:bCs/>
        </w:rPr>
        <w:t xml:space="preserve">, G., Larson, D., Komatsu, E. </w:t>
      </w:r>
      <w:r w:rsidRPr="00BA1485">
        <w:rPr>
          <w:rFonts w:cs="Arial"/>
          <w:bCs/>
          <w:i/>
        </w:rPr>
        <w:t>et al.</w:t>
      </w:r>
      <w:r w:rsidRPr="00BA1485">
        <w:rPr>
          <w:rFonts w:cs="Arial"/>
          <w:bCs/>
        </w:rPr>
        <w:t xml:space="preserve"> 2013, Astrophysical Journal Supplement </w:t>
      </w:r>
      <w:r w:rsidRPr="00BA1485">
        <w:rPr>
          <w:rFonts w:cs="Arial"/>
          <w:b/>
          <w:bCs/>
        </w:rPr>
        <w:t>208</w:t>
      </w:r>
      <w:r w:rsidRPr="00BA1485">
        <w:rPr>
          <w:rFonts w:cs="Arial"/>
          <w:bCs/>
        </w:rPr>
        <w:t>, 19</w:t>
      </w:r>
    </w:p>
    <w:p w14:paraId="2B6F2BA4" w14:textId="77777777" w:rsidR="00BA1485" w:rsidRPr="00BA1485" w:rsidRDefault="00BA1485" w:rsidP="00BA1485">
      <w:pPr>
        <w:ind w:firstLine="0"/>
        <w:rPr>
          <w:rFonts w:cs="Arial"/>
          <w:b/>
          <w:bCs/>
        </w:rPr>
      </w:pPr>
      <w:r w:rsidRPr="00BA1485">
        <w:rPr>
          <w:rFonts w:cs="Arial"/>
          <w:bCs/>
        </w:rPr>
        <w:t xml:space="preserve">Lin, Y., Oh, S. P. </w:t>
      </w:r>
      <w:r w:rsidRPr="00BA1485">
        <w:rPr>
          <w:rFonts w:cs="Arial"/>
          <w:bCs/>
          <w:i/>
        </w:rPr>
        <w:t>et al.</w:t>
      </w:r>
      <w:r w:rsidRPr="00BA1485">
        <w:rPr>
          <w:rFonts w:cs="Arial"/>
          <w:bCs/>
        </w:rPr>
        <w:t xml:space="preserve"> 2016, submitted to Monthly Notices of the Royal Astronomical Society (arXiv</w:t>
      </w:r>
      <w:proofErr w:type="gramStart"/>
      <w:r w:rsidRPr="00BA1485">
        <w:rPr>
          <w:rFonts w:cs="Arial"/>
          <w:bCs/>
        </w:rPr>
        <w:t>:1511.01506</w:t>
      </w:r>
      <w:proofErr w:type="gramEnd"/>
      <w:r w:rsidRPr="00BA1485">
        <w:rPr>
          <w:rFonts w:cs="Arial"/>
          <w:bCs/>
        </w:rPr>
        <w:t>)</w:t>
      </w:r>
    </w:p>
    <w:p w14:paraId="62E9EC6C" w14:textId="77777777" w:rsidR="00BA1485" w:rsidRPr="00BA1485" w:rsidRDefault="00BA1485" w:rsidP="00BA1485">
      <w:pPr>
        <w:ind w:firstLine="0"/>
        <w:rPr>
          <w:rFonts w:cs="Arial"/>
          <w:bCs/>
        </w:rPr>
      </w:pPr>
      <w:r w:rsidRPr="00BA1485">
        <w:rPr>
          <w:rFonts w:cs="Arial"/>
          <w:bCs/>
        </w:rPr>
        <w:t xml:space="preserve">Liu, A., Parsons, A. R., </w:t>
      </w:r>
      <w:proofErr w:type="spellStart"/>
      <w:r w:rsidRPr="00BA1485">
        <w:rPr>
          <w:rFonts w:cs="Arial"/>
          <w:bCs/>
        </w:rPr>
        <w:t>Trott</w:t>
      </w:r>
      <w:proofErr w:type="spellEnd"/>
      <w:r w:rsidRPr="00BA1485">
        <w:rPr>
          <w:rFonts w:cs="Arial"/>
          <w:bCs/>
        </w:rPr>
        <w:t xml:space="preserve">, C. M. 2014a, Physical Review D </w:t>
      </w:r>
      <w:r w:rsidRPr="00BA1485">
        <w:rPr>
          <w:rFonts w:cs="Arial"/>
          <w:b/>
          <w:bCs/>
        </w:rPr>
        <w:t>90</w:t>
      </w:r>
      <w:r w:rsidRPr="00BA1485">
        <w:rPr>
          <w:rFonts w:cs="Arial"/>
          <w:bCs/>
        </w:rPr>
        <w:t>, 023018</w:t>
      </w:r>
    </w:p>
    <w:p w14:paraId="431FCDC4" w14:textId="77777777" w:rsidR="00BA1485" w:rsidRPr="00BA1485" w:rsidRDefault="00BA1485" w:rsidP="00BA1485">
      <w:pPr>
        <w:ind w:firstLine="0"/>
        <w:rPr>
          <w:rFonts w:cs="Arial"/>
          <w:bCs/>
        </w:rPr>
      </w:pPr>
      <w:r w:rsidRPr="00BA1485">
        <w:rPr>
          <w:rFonts w:cs="Arial"/>
          <w:bCs/>
        </w:rPr>
        <w:t xml:space="preserve">Liu, A., Parsons, A. R., </w:t>
      </w:r>
      <w:proofErr w:type="spellStart"/>
      <w:r w:rsidRPr="00BA1485">
        <w:rPr>
          <w:rFonts w:cs="Arial"/>
          <w:bCs/>
        </w:rPr>
        <w:t>Trott</w:t>
      </w:r>
      <w:proofErr w:type="spellEnd"/>
      <w:r w:rsidRPr="00BA1485">
        <w:rPr>
          <w:rFonts w:cs="Arial"/>
          <w:bCs/>
        </w:rPr>
        <w:t xml:space="preserve">, C. M. 2014b, Physical Review D </w:t>
      </w:r>
      <w:r w:rsidRPr="00BA1485">
        <w:rPr>
          <w:rFonts w:cs="Arial"/>
          <w:b/>
          <w:bCs/>
        </w:rPr>
        <w:t>90</w:t>
      </w:r>
      <w:r w:rsidRPr="00BA1485">
        <w:rPr>
          <w:rFonts w:cs="Arial"/>
          <w:bCs/>
        </w:rPr>
        <w:t>, 023019</w:t>
      </w:r>
    </w:p>
    <w:p w14:paraId="3625AC93" w14:textId="77777777" w:rsidR="00BA1485" w:rsidRPr="00BA1485" w:rsidRDefault="00BA1485" w:rsidP="00BA1485">
      <w:pPr>
        <w:ind w:firstLine="0"/>
        <w:rPr>
          <w:rFonts w:cs="Arial"/>
          <w:bCs/>
        </w:rPr>
      </w:pPr>
      <w:r w:rsidRPr="00BA1485">
        <w:rPr>
          <w:rFonts w:cs="Arial"/>
          <w:bCs/>
        </w:rPr>
        <w:t xml:space="preserve">Loeb, A., Furlanetto, S. R. 2013, </w:t>
      </w:r>
      <w:r w:rsidRPr="00BA1485">
        <w:rPr>
          <w:rFonts w:cs="Arial"/>
          <w:bCs/>
          <w:i/>
        </w:rPr>
        <w:t>The First Galaxies in the Universe</w:t>
      </w:r>
      <w:r w:rsidRPr="00BA1485">
        <w:rPr>
          <w:rFonts w:cs="Arial"/>
          <w:bCs/>
        </w:rPr>
        <w:t xml:space="preserve"> (Princeton </w:t>
      </w:r>
      <w:proofErr w:type="spellStart"/>
      <w:r w:rsidRPr="00BA1485">
        <w:rPr>
          <w:rFonts w:cs="Arial"/>
          <w:bCs/>
        </w:rPr>
        <w:t>Univeristy</w:t>
      </w:r>
      <w:proofErr w:type="spellEnd"/>
      <w:r w:rsidRPr="00BA1485">
        <w:rPr>
          <w:rFonts w:cs="Arial"/>
          <w:bCs/>
        </w:rPr>
        <w:t xml:space="preserve"> Press)</w:t>
      </w:r>
    </w:p>
    <w:p w14:paraId="5E5A4B1B" w14:textId="77777777" w:rsidR="00BA1485" w:rsidRPr="00BA1485" w:rsidRDefault="00BA1485" w:rsidP="00BA1485">
      <w:pPr>
        <w:ind w:firstLine="0"/>
        <w:rPr>
          <w:rFonts w:cs="Arial"/>
          <w:bCs/>
        </w:rPr>
      </w:pPr>
      <w:proofErr w:type="spellStart"/>
      <w:r w:rsidRPr="00BA1485">
        <w:rPr>
          <w:rFonts w:cs="Arial"/>
          <w:bCs/>
        </w:rPr>
        <w:t>Mellema</w:t>
      </w:r>
      <w:proofErr w:type="spellEnd"/>
      <w:r w:rsidRPr="00BA1485">
        <w:rPr>
          <w:rFonts w:cs="Arial"/>
          <w:bCs/>
        </w:rPr>
        <w:t xml:space="preserve">, G., Koopmans, L. V. E., </w:t>
      </w:r>
      <w:proofErr w:type="spellStart"/>
      <w:r w:rsidRPr="00BA1485">
        <w:rPr>
          <w:rFonts w:cs="Arial"/>
          <w:bCs/>
        </w:rPr>
        <w:t>Abdalla</w:t>
      </w:r>
      <w:proofErr w:type="spellEnd"/>
      <w:r w:rsidRPr="00BA1485">
        <w:rPr>
          <w:rFonts w:cs="Arial"/>
          <w:bCs/>
        </w:rPr>
        <w:t xml:space="preserve">, F. A. </w:t>
      </w:r>
      <w:r w:rsidRPr="00BA1485">
        <w:rPr>
          <w:rFonts w:cs="Arial"/>
          <w:bCs/>
          <w:i/>
        </w:rPr>
        <w:t>et al.</w:t>
      </w:r>
      <w:r w:rsidRPr="00BA1485">
        <w:rPr>
          <w:rFonts w:cs="Arial"/>
          <w:bCs/>
        </w:rPr>
        <w:t xml:space="preserve"> 2013, Experimental Astronomy </w:t>
      </w:r>
      <w:r w:rsidRPr="00BA1485">
        <w:rPr>
          <w:rFonts w:cs="Arial"/>
          <w:b/>
          <w:bCs/>
        </w:rPr>
        <w:t>36</w:t>
      </w:r>
      <w:r w:rsidRPr="00BA1485">
        <w:rPr>
          <w:rFonts w:cs="Arial"/>
          <w:bCs/>
        </w:rPr>
        <w:t>, 235</w:t>
      </w:r>
    </w:p>
    <w:p w14:paraId="4900447E" w14:textId="77777777" w:rsidR="00BA1485" w:rsidRPr="00BA1485" w:rsidRDefault="00BA1485" w:rsidP="00BA1485">
      <w:pPr>
        <w:ind w:firstLine="0"/>
        <w:rPr>
          <w:rFonts w:cs="Arial"/>
          <w:bCs/>
        </w:rPr>
      </w:pPr>
      <w:proofErr w:type="spellStart"/>
      <w:r w:rsidRPr="00BA1485">
        <w:rPr>
          <w:rFonts w:cs="Arial"/>
          <w:bCs/>
        </w:rPr>
        <w:t>Mirocha</w:t>
      </w:r>
      <w:proofErr w:type="spellEnd"/>
      <w:r w:rsidRPr="00BA1485">
        <w:rPr>
          <w:rFonts w:cs="Arial"/>
          <w:bCs/>
        </w:rPr>
        <w:t>, J., Furlanetto, S. R., Sun, G. 2016, submitted to Monthly Notices of the Royal Astronomical Society (arXiv</w:t>
      </w:r>
      <w:proofErr w:type="gramStart"/>
      <w:r w:rsidRPr="00BA1485">
        <w:rPr>
          <w:rFonts w:cs="Arial"/>
          <w:bCs/>
        </w:rPr>
        <w:t>:1607.00386</w:t>
      </w:r>
      <w:proofErr w:type="gramEnd"/>
      <w:r w:rsidRPr="00BA1485">
        <w:rPr>
          <w:rFonts w:cs="Arial"/>
          <w:bCs/>
        </w:rPr>
        <w:t>)</w:t>
      </w:r>
    </w:p>
    <w:p w14:paraId="2A506F04" w14:textId="77777777" w:rsidR="00BA1485" w:rsidRPr="00BA1485" w:rsidRDefault="00BA1485" w:rsidP="00BA1485">
      <w:pPr>
        <w:ind w:firstLine="0"/>
        <w:rPr>
          <w:rFonts w:cs="Arial"/>
          <w:bCs/>
        </w:rPr>
      </w:pPr>
      <w:r w:rsidRPr="00BA1485">
        <w:rPr>
          <w:rFonts w:cs="Arial"/>
          <w:bCs/>
        </w:rPr>
        <w:t xml:space="preserve">Morales, M. F., </w:t>
      </w:r>
      <w:proofErr w:type="spellStart"/>
      <w:r w:rsidRPr="00BA1485">
        <w:rPr>
          <w:rFonts w:cs="Arial"/>
          <w:bCs/>
        </w:rPr>
        <w:t>Wyithe</w:t>
      </w:r>
      <w:proofErr w:type="spellEnd"/>
      <w:r w:rsidRPr="00BA1485">
        <w:rPr>
          <w:rFonts w:cs="Arial"/>
          <w:bCs/>
        </w:rPr>
        <w:t xml:space="preserve">, J. S. B. 2010, Annual Reviews of Astronomy and Astrophysics, </w:t>
      </w:r>
      <w:r w:rsidRPr="00BA1485">
        <w:rPr>
          <w:rFonts w:cs="Arial"/>
          <w:b/>
          <w:bCs/>
        </w:rPr>
        <w:t>48</w:t>
      </w:r>
      <w:r w:rsidRPr="00BA1485">
        <w:rPr>
          <w:rFonts w:cs="Arial"/>
          <w:bCs/>
        </w:rPr>
        <w:t>, 127</w:t>
      </w:r>
    </w:p>
    <w:p w14:paraId="6ABFACBD" w14:textId="77777777" w:rsidR="00BA1485" w:rsidRPr="00BA1485" w:rsidRDefault="00BA1485" w:rsidP="00BA1485">
      <w:pPr>
        <w:ind w:firstLine="0"/>
        <w:rPr>
          <w:rFonts w:cs="Arial"/>
          <w:bCs/>
        </w:rPr>
      </w:pPr>
      <w:proofErr w:type="spellStart"/>
      <w:r w:rsidRPr="00BA1485">
        <w:rPr>
          <w:rFonts w:cs="Arial"/>
          <w:bCs/>
        </w:rPr>
        <w:t>Oesch</w:t>
      </w:r>
      <w:proofErr w:type="spellEnd"/>
      <w:r w:rsidRPr="00BA1485">
        <w:rPr>
          <w:rFonts w:cs="Arial"/>
          <w:bCs/>
        </w:rPr>
        <w:t xml:space="preserve">, P.A., </w:t>
      </w:r>
      <w:proofErr w:type="spellStart"/>
      <w:r w:rsidRPr="00BA1485">
        <w:rPr>
          <w:rFonts w:cs="Arial"/>
          <w:bCs/>
        </w:rPr>
        <w:t>Bouwens</w:t>
      </w:r>
      <w:proofErr w:type="spellEnd"/>
      <w:r w:rsidRPr="00BA1485">
        <w:rPr>
          <w:rFonts w:cs="Arial"/>
          <w:bCs/>
        </w:rPr>
        <w:t xml:space="preserve">, R. J., Illingworth, G. D. </w:t>
      </w:r>
      <w:r w:rsidRPr="00BA1485">
        <w:rPr>
          <w:rFonts w:cs="Arial"/>
          <w:bCs/>
          <w:i/>
        </w:rPr>
        <w:t>et al.</w:t>
      </w:r>
      <w:r w:rsidRPr="00BA1485">
        <w:rPr>
          <w:rFonts w:cs="Arial"/>
          <w:bCs/>
        </w:rPr>
        <w:t xml:space="preserve"> 2014, Astrophysical Journal </w:t>
      </w:r>
      <w:r w:rsidRPr="00BA1485">
        <w:rPr>
          <w:rFonts w:cs="Arial"/>
          <w:b/>
          <w:bCs/>
        </w:rPr>
        <w:t>786</w:t>
      </w:r>
      <w:r w:rsidRPr="00BA1485">
        <w:rPr>
          <w:rFonts w:cs="Arial"/>
          <w:bCs/>
        </w:rPr>
        <w:t>, 108</w:t>
      </w:r>
    </w:p>
    <w:p w14:paraId="5652C904" w14:textId="77777777" w:rsidR="00BA1485" w:rsidRPr="00BA1485" w:rsidRDefault="00BA1485" w:rsidP="00BA1485">
      <w:pPr>
        <w:ind w:firstLine="0"/>
        <w:rPr>
          <w:rFonts w:cs="Arial"/>
          <w:bCs/>
        </w:rPr>
      </w:pPr>
      <w:proofErr w:type="spellStart"/>
      <w:r w:rsidRPr="00BA1485">
        <w:rPr>
          <w:rFonts w:cs="Arial"/>
          <w:bCs/>
        </w:rPr>
        <w:t>Paciga</w:t>
      </w:r>
      <w:proofErr w:type="spellEnd"/>
      <w:r w:rsidRPr="00BA1485">
        <w:rPr>
          <w:rFonts w:cs="Arial"/>
          <w:bCs/>
        </w:rPr>
        <w:t xml:space="preserve">, G., Albert, J. G., Bandura, K. </w:t>
      </w:r>
      <w:r w:rsidRPr="00BA1485">
        <w:rPr>
          <w:rFonts w:cs="Arial"/>
          <w:bCs/>
          <w:i/>
        </w:rPr>
        <w:t>et al.</w:t>
      </w:r>
      <w:r w:rsidRPr="00BA1485">
        <w:rPr>
          <w:rFonts w:cs="Arial"/>
          <w:bCs/>
        </w:rPr>
        <w:t xml:space="preserve"> 2013, Monthly Notices of the Royal Astronomical Society </w:t>
      </w:r>
      <w:r w:rsidRPr="00BA1485">
        <w:rPr>
          <w:rFonts w:cs="Arial"/>
          <w:b/>
          <w:bCs/>
        </w:rPr>
        <w:t>433</w:t>
      </w:r>
      <w:r w:rsidRPr="00BA1485">
        <w:rPr>
          <w:rFonts w:cs="Arial"/>
          <w:bCs/>
        </w:rPr>
        <w:t>, 639</w:t>
      </w:r>
    </w:p>
    <w:p w14:paraId="40F6900B" w14:textId="77777777" w:rsidR="00BA1485" w:rsidRPr="00BA1485" w:rsidRDefault="00BA1485" w:rsidP="00BA1485">
      <w:pPr>
        <w:ind w:firstLine="0"/>
        <w:rPr>
          <w:rFonts w:cs="Arial"/>
          <w:bCs/>
        </w:rPr>
      </w:pPr>
      <w:r w:rsidRPr="00BA1485">
        <w:rPr>
          <w:rFonts w:cs="Arial"/>
          <w:bCs/>
        </w:rPr>
        <w:t xml:space="preserve">Parsons, A. R., Backer, D. C., Foster, G. S. </w:t>
      </w:r>
      <w:r w:rsidRPr="00BA1485">
        <w:rPr>
          <w:rFonts w:cs="Arial"/>
          <w:bCs/>
          <w:i/>
        </w:rPr>
        <w:t>et al.</w:t>
      </w:r>
      <w:r w:rsidRPr="00BA1485">
        <w:rPr>
          <w:rFonts w:cs="Arial"/>
          <w:bCs/>
        </w:rPr>
        <w:t xml:space="preserve"> 2010, Astronomical Journal </w:t>
      </w:r>
      <w:r w:rsidRPr="00BA1485">
        <w:rPr>
          <w:rFonts w:cs="Arial"/>
          <w:b/>
          <w:bCs/>
        </w:rPr>
        <w:t>139</w:t>
      </w:r>
      <w:r w:rsidRPr="00BA1485">
        <w:rPr>
          <w:rFonts w:cs="Arial"/>
          <w:bCs/>
        </w:rPr>
        <w:t>, 1468</w:t>
      </w:r>
    </w:p>
    <w:p w14:paraId="4E00DDEC" w14:textId="77777777" w:rsidR="00BA1485" w:rsidRPr="00BA1485" w:rsidRDefault="00BA1485" w:rsidP="00BA1485">
      <w:pPr>
        <w:ind w:firstLine="0"/>
        <w:rPr>
          <w:rFonts w:cs="Arial"/>
          <w:bCs/>
        </w:rPr>
      </w:pPr>
      <w:r w:rsidRPr="00BA1485">
        <w:rPr>
          <w:rFonts w:cs="Arial"/>
          <w:bCs/>
        </w:rPr>
        <w:t xml:space="preserve">Parsons, A. R., </w:t>
      </w:r>
      <w:proofErr w:type="spellStart"/>
      <w:r w:rsidRPr="00BA1485">
        <w:rPr>
          <w:rFonts w:cs="Arial"/>
          <w:bCs/>
        </w:rPr>
        <w:t>Pober</w:t>
      </w:r>
      <w:proofErr w:type="spellEnd"/>
      <w:r w:rsidRPr="00BA1485">
        <w:rPr>
          <w:rFonts w:cs="Arial"/>
          <w:bCs/>
        </w:rPr>
        <w:t xml:space="preserve">, J. C., Aguirre, J. E. </w:t>
      </w:r>
      <w:r w:rsidRPr="00BA1485">
        <w:rPr>
          <w:rFonts w:cs="Arial"/>
          <w:bCs/>
          <w:i/>
        </w:rPr>
        <w:t>et al.</w:t>
      </w:r>
      <w:r w:rsidRPr="00BA1485">
        <w:rPr>
          <w:rFonts w:cs="Arial"/>
          <w:bCs/>
        </w:rPr>
        <w:t xml:space="preserve"> 2012b, Astrophysical Journal </w:t>
      </w:r>
      <w:r w:rsidRPr="00BA1485">
        <w:rPr>
          <w:rFonts w:cs="Arial"/>
          <w:b/>
          <w:bCs/>
        </w:rPr>
        <w:t>756</w:t>
      </w:r>
      <w:r w:rsidRPr="00BA1485">
        <w:rPr>
          <w:rFonts w:cs="Arial"/>
          <w:bCs/>
        </w:rPr>
        <w:t>, 165</w:t>
      </w:r>
    </w:p>
    <w:p w14:paraId="124E7E1B" w14:textId="77777777" w:rsidR="00BA1485" w:rsidRPr="00BA1485" w:rsidRDefault="00BA1485" w:rsidP="00BA1485">
      <w:pPr>
        <w:ind w:firstLine="0"/>
        <w:rPr>
          <w:rFonts w:cs="Arial"/>
          <w:bCs/>
        </w:rPr>
      </w:pPr>
      <w:r w:rsidRPr="00BA1485">
        <w:rPr>
          <w:rFonts w:cs="Arial"/>
          <w:bCs/>
        </w:rPr>
        <w:t xml:space="preserve">Parsons, A., </w:t>
      </w:r>
      <w:proofErr w:type="spellStart"/>
      <w:r w:rsidRPr="00BA1485">
        <w:rPr>
          <w:rFonts w:cs="Arial"/>
          <w:bCs/>
        </w:rPr>
        <w:t>Pober</w:t>
      </w:r>
      <w:proofErr w:type="spellEnd"/>
      <w:r w:rsidRPr="00BA1485">
        <w:rPr>
          <w:rFonts w:cs="Arial"/>
          <w:bCs/>
        </w:rPr>
        <w:t xml:space="preserve">, J., </w:t>
      </w:r>
      <w:proofErr w:type="spellStart"/>
      <w:r w:rsidRPr="00BA1485">
        <w:rPr>
          <w:rFonts w:cs="Arial"/>
          <w:bCs/>
        </w:rPr>
        <w:t>McQuinn</w:t>
      </w:r>
      <w:proofErr w:type="spellEnd"/>
      <w:r w:rsidRPr="00BA1485">
        <w:rPr>
          <w:rFonts w:cs="Arial"/>
          <w:bCs/>
        </w:rPr>
        <w:t xml:space="preserve">, M. </w:t>
      </w:r>
      <w:r w:rsidRPr="00BA1485">
        <w:rPr>
          <w:rFonts w:cs="Arial"/>
          <w:bCs/>
          <w:i/>
        </w:rPr>
        <w:t>et al.</w:t>
      </w:r>
      <w:r w:rsidRPr="00BA1485">
        <w:rPr>
          <w:rFonts w:cs="Arial"/>
          <w:bCs/>
        </w:rPr>
        <w:t xml:space="preserve"> 2012a, Astrophysical Journal </w:t>
      </w:r>
      <w:r w:rsidRPr="00BA1485">
        <w:rPr>
          <w:rFonts w:cs="Arial"/>
          <w:b/>
          <w:bCs/>
        </w:rPr>
        <w:t>753</w:t>
      </w:r>
      <w:r w:rsidRPr="00BA1485">
        <w:rPr>
          <w:rFonts w:cs="Arial"/>
          <w:bCs/>
        </w:rPr>
        <w:t>, 81</w:t>
      </w:r>
    </w:p>
    <w:p w14:paraId="68487D57" w14:textId="77777777" w:rsidR="00BA1485" w:rsidRPr="001D232E" w:rsidRDefault="00BA1485" w:rsidP="00BA1485">
      <w:pPr>
        <w:widowControl w:val="0"/>
        <w:autoSpaceDE w:val="0"/>
        <w:autoSpaceDN w:val="0"/>
        <w:adjustRightInd w:val="0"/>
        <w:ind w:firstLine="0"/>
        <w:rPr>
          <w:ins w:id="200" w:author="Steven Furlanetto" w:date="2016-07-11T12:56:00Z"/>
          <w:rFonts w:cs="Helvetica"/>
          <w:lang w:bidi="ar-SA"/>
        </w:rPr>
      </w:pPr>
      <w:ins w:id="201" w:author="Steven Furlanetto" w:date="2016-07-11T12:56:00Z">
        <w:r w:rsidRPr="001D232E">
          <w:rPr>
            <w:rFonts w:cs="Helvetica"/>
            <w:lang w:bidi="ar-SA"/>
          </w:rPr>
          <w:t>Planck Collaboration</w:t>
        </w:r>
      </w:ins>
      <w:r w:rsidRPr="00BA1485">
        <w:rPr>
          <w:rFonts w:cs="Helvetica"/>
          <w:lang w:bidi="ar-SA"/>
        </w:rPr>
        <w:t xml:space="preserve"> 2016</w:t>
      </w:r>
      <w:ins w:id="202" w:author="Steven Furlanetto" w:date="2016-07-11T12:56:00Z">
        <w:r w:rsidRPr="001D232E">
          <w:rPr>
            <w:rFonts w:cs="Helvetica"/>
            <w:lang w:bidi="ar-SA"/>
          </w:rPr>
          <w:t xml:space="preserve">, </w:t>
        </w:r>
      </w:ins>
      <w:r w:rsidRPr="00BA1485">
        <w:rPr>
          <w:rFonts w:cs="Helvetica"/>
          <w:lang w:bidi="ar-SA"/>
        </w:rPr>
        <w:t>submitted to Astronomy &amp; Astrophysics (</w:t>
      </w:r>
      <w:ins w:id="203" w:author="Steven Furlanetto" w:date="2016-07-11T12:56:00Z">
        <w:r w:rsidRPr="001D232E">
          <w:rPr>
            <w:rFonts w:cs="Helvetica"/>
            <w:lang w:bidi="ar-SA"/>
          </w:rPr>
          <w:t>arXiv</w:t>
        </w:r>
        <w:proofErr w:type="gramStart"/>
        <w:r w:rsidRPr="001D232E">
          <w:rPr>
            <w:rFonts w:cs="Helvetica"/>
            <w:lang w:bidi="ar-SA"/>
          </w:rPr>
          <w:t>:1605.03507</w:t>
        </w:r>
      </w:ins>
      <w:proofErr w:type="gramEnd"/>
      <w:r w:rsidRPr="00BA1485">
        <w:rPr>
          <w:rFonts w:cs="Helvetica"/>
          <w:lang w:bidi="ar-SA"/>
        </w:rPr>
        <w:t>)</w:t>
      </w:r>
    </w:p>
    <w:p w14:paraId="3FFD60E6" w14:textId="77777777" w:rsidR="00BA1485" w:rsidRPr="00BA1485" w:rsidRDefault="00BA1485" w:rsidP="00BA1485">
      <w:pPr>
        <w:ind w:firstLine="0"/>
        <w:rPr>
          <w:rFonts w:cs="Arial"/>
          <w:bCs/>
        </w:rPr>
      </w:pPr>
      <w:proofErr w:type="spellStart"/>
      <w:r w:rsidRPr="00BA1485">
        <w:rPr>
          <w:rFonts w:cs="Arial"/>
          <w:bCs/>
        </w:rPr>
        <w:t>Pober</w:t>
      </w:r>
      <w:proofErr w:type="spellEnd"/>
      <w:r w:rsidRPr="00BA1485">
        <w:rPr>
          <w:rFonts w:cs="Arial"/>
          <w:bCs/>
        </w:rPr>
        <w:t xml:space="preserve">, J. C., Liu, A., Dillon, J. S. </w:t>
      </w:r>
      <w:r w:rsidRPr="00BA1485">
        <w:rPr>
          <w:rFonts w:cs="Arial"/>
          <w:bCs/>
          <w:i/>
        </w:rPr>
        <w:t>et al.</w:t>
      </w:r>
      <w:r w:rsidRPr="00BA1485">
        <w:rPr>
          <w:rFonts w:cs="Arial"/>
          <w:bCs/>
        </w:rPr>
        <w:t xml:space="preserve"> 2014, Astrophysical Journal </w:t>
      </w:r>
      <w:r w:rsidRPr="00BA1485">
        <w:rPr>
          <w:rFonts w:cs="Arial"/>
          <w:b/>
          <w:bCs/>
        </w:rPr>
        <w:t>782</w:t>
      </w:r>
      <w:r w:rsidRPr="00BA1485">
        <w:rPr>
          <w:rFonts w:cs="Arial"/>
          <w:bCs/>
        </w:rPr>
        <w:t>, 66</w:t>
      </w:r>
    </w:p>
    <w:p w14:paraId="767B3FC7" w14:textId="77777777" w:rsidR="00BA1485" w:rsidRPr="00BA1485" w:rsidRDefault="00BA1485" w:rsidP="00BA1485">
      <w:pPr>
        <w:ind w:firstLine="0"/>
        <w:rPr>
          <w:rFonts w:cs="Arial"/>
          <w:bCs/>
        </w:rPr>
      </w:pPr>
      <w:proofErr w:type="spellStart"/>
      <w:r w:rsidRPr="00BA1485">
        <w:rPr>
          <w:rFonts w:cs="Arial"/>
          <w:bCs/>
        </w:rPr>
        <w:t>Pober</w:t>
      </w:r>
      <w:proofErr w:type="spellEnd"/>
      <w:r w:rsidRPr="00BA1485">
        <w:rPr>
          <w:rFonts w:cs="Arial"/>
          <w:bCs/>
        </w:rPr>
        <w:t xml:space="preserve">, J. C., Ali, Z. S., Parsons, A. R. </w:t>
      </w:r>
      <w:r w:rsidRPr="00BA1485">
        <w:rPr>
          <w:rFonts w:cs="Arial"/>
          <w:bCs/>
          <w:i/>
        </w:rPr>
        <w:t>et al.</w:t>
      </w:r>
      <w:r w:rsidRPr="00BA1485">
        <w:rPr>
          <w:rFonts w:cs="Arial"/>
          <w:bCs/>
        </w:rPr>
        <w:t xml:space="preserve"> 2015, Astrophysical Journal, </w:t>
      </w:r>
      <w:r w:rsidRPr="00BA1485">
        <w:rPr>
          <w:rFonts w:cs="Arial"/>
          <w:b/>
          <w:bCs/>
        </w:rPr>
        <w:t>809</w:t>
      </w:r>
      <w:r w:rsidRPr="00BA1485">
        <w:rPr>
          <w:rFonts w:cs="Arial"/>
          <w:bCs/>
        </w:rPr>
        <w:t>, 62</w:t>
      </w:r>
    </w:p>
    <w:p w14:paraId="714AA888" w14:textId="77777777" w:rsidR="00BA1485" w:rsidRPr="00BA1485" w:rsidRDefault="00BA1485" w:rsidP="00BA1485">
      <w:pPr>
        <w:ind w:firstLine="0"/>
        <w:rPr>
          <w:rFonts w:cs="Arial"/>
          <w:bCs/>
        </w:rPr>
      </w:pPr>
      <w:r w:rsidRPr="00BA1485">
        <w:rPr>
          <w:rFonts w:cs="Arial"/>
          <w:bCs/>
        </w:rPr>
        <w:t xml:space="preserve">Pritchard J. R., Loeb, A. 2012, Reports on Progress in Physics </w:t>
      </w:r>
      <w:r w:rsidRPr="00BA1485">
        <w:rPr>
          <w:rFonts w:cs="Arial"/>
          <w:b/>
          <w:bCs/>
        </w:rPr>
        <w:t>75</w:t>
      </w:r>
      <w:r w:rsidRPr="00BA1485">
        <w:rPr>
          <w:rFonts w:cs="Arial"/>
          <w:bCs/>
        </w:rPr>
        <w:t>, 086901</w:t>
      </w:r>
    </w:p>
    <w:p w14:paraId="58305155" w14:textId="77777777" w:rsidR="00BA1485" w:rsidRPr="00BA1485" w:rsidRDefault="00BA1485" w:rsidP="00BA1485">
      <w:pPr>
        <w:ind w:firstLine="0"/>
        <w:rPr>
          <w:rFonts w:cs="Arial"/>
          <w:bCs/>
        </w:rPr>
      </w:pPr>
      <w:r w:rsidRPr="00BA1485">
        <w:rPr>
          <w:rFonts w:cs="Arial"/>
          <w:bCs/>
        </w:rPr>
        <w:t xml:space="preserve">Robertson, B. E., Ellis, R. S., Dunlop, J. S. </w:t>
      </w:r>
      <w:r w:rsidRPr="00BA1485">
        <w:rPr>
          <w:rFonts w:cs="Arial"/>
          <w:bCs/>
          <w:i/>
        </w:rPr>
        <w:t>et al.</w:t>
      </w:r>
      <w:r w:rsidRPr="00BA1485">
        <w:rPr>
          <w:rFonts w:cs="Arial"/>
          <w:bCs/>
        </w:rPr>
        <w:t xml:space="preserve"> 2010, Nature </w:t>
      </w:r>
      <w:r w:rsidRPr="00BA1485">
        <w:rPr>
          <w:rFonts w:cs="Arial"/>
          <w:b/>
          <w:bCs/>
        </w:rPr>
        <w:t>468</w:t>
      </w:r>
      <w:r w:rsidRPr="00BA1485">
        <w:rPr>
          <w:rFonts w:cs="Arial"/>
          <w:bCs/>
        </w:rPr>
        <w:t>, 49</w:t>
      </w:r>
    </w:p>
    <w:p w14:paraId="50AD0152" w14:textId="77777777" w:rsidR="00BA1485" w:rsidRPr="00BA1485" w:rsidRDefault="00BA1485" w:rsidP="00BA1485">
      <w:pPr>
        <w:ind w:firstLine="0"/>
        <w:rPr>
          <w:rFonts w:cs="Arial"/>
          <w:bCs/>
        </w:rPr>
      </w:pPr>
      <w:r w:rsidRPr="00BA1485">
        <w:rPr>
          <w:rFonts w:cs="Arial"/>
          <w:bCs/>
        </w:rPr>
        <w:t xml:space="preserve">Robertson, B. E., Ellis, R. S., Dunlop, J. S. </w:t>
      </w:r>
      <w:r w:rsidRPr="00BA1485">
        <w:rPr>
          <w:rFonts w:cs="Arial"/>
          <w:bCs/>
          <w:i/>
        </w:rPr>
        <w:t>et al.</w:t>
      </w:r>
      <w:r w:rsidRPr="00BA1485">
        <w:rPr>
          <w:rFonts w:cs="Arial"/>
          <w:bCs/>
        </w:rPr>
        <w:t xml:space="preserve"> 2010, Nature </w:t>
      </w:r>
      <w:r w:rsidRPr="00BA1485">
        <w:rPr>
          <w:rFonts w:cs="Arial"/>
          <w:b/>
          <w:bCs/>
        </w:rPr>
        <w:t>468</w:t>
      </w:r>
      <w:r w:rsidRPr="00BA1485">
        <w:rPr>
          <w:rFonts w:cs="Arial"/>
          <w:bCs/>
        </w:rPr>
        <w:t>, 49</w:t>
      </w:r>
    </w:p>
    <w:p w14:paraId="18187FA8" w14:textId="77777777" w:rsidR="00BA1485" w:rsidRPr="00BA1485" w:rsidRDefault="00BA1485" w:rsidP="00BA1485">
      <w:pPr>
        <w:ind w:firstLine="0"/>
        <w:rPr>
          <w:rFonts w:cs="Arial"/>
          <w:bCs/>
        </w:rPr>
      </w:pPr>
      <w:r w:rsidRPr="00BA1485">
        <w:rPr>
          <w:rFonts w:cs="Arial"/>
          <w:bCs/>
        </w:rPr>
        <w:t xml:space="preserve">Robertson, B. E., Furlanetto, S. R., Schneider, E. </w:t>
      </w:r>
      <w:r w:rsidRPr="00BA1485">
        <w:rPr>
          <w:rFonts w:cs="Arial"/>
          <w:bCs/>
          <w:i/>
        </w:rPr>
        <w:t>et al.</w:t>
      </w:r>
      <w:r w:rsidRPr="00BA1485">
        <w:rPr>
          <w:rFonts w:cs="Arial"/>
          <w:bCs/>
        </w:rPr>
        <w:t xml:space="preserve"> 2013, Astrophysical Journal </w:t>
      </w:r>
      <w:r w:rsidRPr="00BA1485">
        <w:rPr>
          <w:rFonts w:cs="Arial"/>
          <w:b/>
          <w:bCs/>
        </w:rPr>
        <w:t>768</w:t>
      </w:r>
      <w:r w:rsidRPr="00BA1485">
        <w:rPr>
          <w:rFonts w:cs="Arial"/>
          <w:bCs/>
        </w:rPr>
        <w:t xml:space="preserve">, 71 </w:t>
      </w:r>
    </w:p>
    <w:p w14:paraId="7EE613D6" w14:textId="77777777" w:rsidR="00BA1485" w:rsidRPr="00BA1485" w:rsidRDefault="00BA1485" w:rsidP="00BA1485">
      <w:pPr>
        <w:widowControl w:val="0"/>
        <w:autoSpaceDE w:val="0"/>
        <w:autoSpaceDN w:val="0"/>
        <w:adjustRightInd w:val="0"/>
        <w:ind w:firstLine="0"/>
        <w:rPr>
          <w:rFonts w:cs="Helvetica"/>
          <w:lang w:bidi="ar-SA"/>
        </w:rPr>
      </w:pPr>
      <w:ins w:id="204" w:author="Steven Furlanetto" w:date="2016-07-11T12:56:00Z">
        <w:r w:rsidRPr="001D232E">
          <w:rPr>
            <w:rFonts w:cs="Helvetica"/>
            <w:lang w:bidi="ar-SA"/>
          </w:rPr>
          <w:t>Robertson</w:t>
        </w:r>
      </w:ins>
      <w:r w:rsidRPr="00BA1485">
        <w:rPr>
          <w:rFonts w:cs="Helvetica"/>
          <w:lang w:bidi="ar-SA"/>
        </w:rPr>
        <w:t>, B. E.</w:t>
      </w:r>
      <w:ins w:id="205" w:author="Steven Furlanetto" w:date="2016-07-11T12:56:00Z">
        <w:r w:rsidRPr="001D232E">
          <w:rPr>
            <w:rFonts w:cs="Helvetica"/>
            <w:lang w:bidi="ar-SA"/>
          </w:rPr>
          <w:t xml:space="preserve"> </w:t>
        </w:r>
        <w:r w:rsidRPr="001D232E">
          <w:rPr>
            <w:rFonts w:cs="Helvetica"/>
            <w:i/>
            <w:lang w:bidi="ar-SA"/>
          </w:rPr>
          <w:t>et al</w:t>
        </w:r>
        <w:r w:rsidRPr="001D232E">
          <w:rPr>
            <w:rFonts w:cs="Helvetica"/>
            <w:lang w:bidi="ar-SA"/>
          </w:rPr>
          <w:t>.</w:t>
        </w:r>
      </w:ins>
      <w:r w:rsidRPr="00BA1485">
        <w:rPr>
          <w:rFonts w:cs="Helvetica"/>
          <w:lang w:bidi="ar-SA"/>
        </w:rPr>
        <w:t xml:space="preserve"> 2015, Astrophysical Journal Letters</w:t>
      </w:r>
      <w:ins w:id="206" w:author="Steven Furlanetto" w:date="2016-07-11T12:56:00Z">
        <w:r w:rsidRPr="001D232E">
          <w:rPr>
            <w:rFonts w:cs="Helvetica"/>
            <w:lang w:bidi="ar-SA"/>
          </w:rPr>
          <w:t xml:space="preserve"> </w:t>
        </w:r>
        <w:r w:rsidRPr="001D232E">
          <w:rPr>
            <w:rFonts w:cs="Helvetica"/>
            <w:b/>
            <w:lang w:bidi="ar-SA"/>
          </w:rPr>
          <w:t>802</w:t>
        </w:r>
        <w:r w:rsidRPr="001D232E">
          <w:rPr>
            <w:rFonts w:cs="Helvetica"/>
            <w:lang w:bidi="ar-SA"/>
          </w:rPr>
          <w:t xml:space="preserve">, 19 </w:t>
        </w:r>
      </w:ins>
    </w:p>
    <w:p w14:paraId="5B9407B4" w14:textId="77777777" w:rsidR="00BA1485" w:rsidRPr="00BA1485" w:rsidRDefault="00BA1485" w:rsidP="00BA1485">
      <w:pPr>
        <w:ind w:firstLine="0"/>
        <w:rPr>
          <w:rFonts w:cs="Arial"/>
          <w:bCs/>
        </w:rPr>
      </w:pPr>
      <w:r w:rsidRPr="00BA1485">
        <w:rPr>
          <w:rFonts w:cs="Arial"/>
          <w:bCs/>
        </w:rPr>
        <w:t xml:space="preserve">Silva, M. B. </w:t>
      </w:r>
      <w:r w:rsidRPr="00BA1485">
        <w:rPr>
          <w:rFonts w:cs="Arial"/>
          <w:bCs/>
          <w:i/>
        </w:rPr>
        <w:t>et al.</w:t>
      </w:r>
      <w:r w:rsidRPr="00BA1485">
        <w:rPr>
          <w:rFonts w:cs="Arial"/>
          <w:bCs/>
        </w:rPr>
        <w:t xml:space="preserve"> 2013, Astrophysical Journal </w:t>
      </w:r>
      <w:r w:rsidRPr="00BA1485">
        <w:rPr>
          <w:rFonts w:cs="Arial"/>
          <w:b/>
          <w:bCs/>
        </w:rPr>
        <w:t>763</w:t>
      </w:r>
      <w:r w:rsidRPr="00BA1485">
        <w:rPr>
          <w:rFonts w:cs="Arial"/>
          <w:bCs/>
        </w:rPr>
        <w:t>, 132</w:t>
      </w:r>
    </w:p>
    <w:p w14:paraId="58F8741C" w14:textId="77777777" w:rsidR="00BA1485" w:rsidRPr="00BA1485" w:rsidRDefault="00BA1485" w:rsidP="00BA1485">
      <w:pPr>
        <w:ind w:firstLine="0"/>
        <w:rPr>
          <w:rFonts w:cs="Arial"/>
          <w:bCs/>
        </w:rPr>
      </w:pPr>
      <w:r w:rsidRPr="00BA1485">
        <w:rPr>
          <w:rFonts w:cs="Arial"/>
          <w:bCs/>
        </w:rPr>
        <w:t xml:space="preserve">Stark, D. P., Ellis, R. S., Chiu, K </w:t>
      </w:r>
      <w:r w:rsidRPr="00BA1485">
        <w:rPr>
          <w:rFonts w:cs="Arial"/>
          <w:bCs/>
          <w:i/>
        </w:rPr>
        <w:t>et al.</w:t>
      </w:r>
      <w:r w:rsidRPr="00BA1485">
        <w:rPr>
          <w:rFonts w:cs="Arial"/>
          <w:bCs/>
        </w:rPr>
        <w:t xml:space="preserve"> 2010, Monthly Notices of the Royal Astronomical Society </w:t>
      </w:r>
      <w:r w:rsidRPr="00BA1485">
        <w:rPr>
          <w:rFonts w:cs="Arial"/>
          <w:b/>
          <w:bCs/>
        </w:rPr>
        <w:t>408</w:t>
      </w:r>
      <w:r w:rsidRPr="00BA1485">
        <w:rPr>
          <w:rFonts w:cs="Arial"/>
          <w:bCs/>
        </w:rPr>
        <w:t>, 1628</w:t>
      </w:r>
      <w:r w:rsidRPr="00BA1485">
        <w:rPr>
          <w:rFonts w:cs="Arial"/>
          <w:bCs/>
        </w:rPr>
        <w:br/>
        <w:t xml:space="preserve">Sun, G., Furlanetto, S. R. 2016, Monthly Notices of the Royal Astronomical Society </w:t>
      </w:r>
      <w:r w:rsidRPr="00BA1485">
        <w:rPr>
          <w:rFonts w:cs="Arial"/>
          <w:b/>
          <w:bCs/>
        </w:rPr>
        <w:t>460</w:t>
      </w:r>
      <w:r w:rsidRPr="00BA1485">
        <w:rPr>
          <w:rFonts w:cs="Arial"/>
          <w:bCs/>
        </w:rPr>
        <w:t>, 417</w:t>
      </w:r>
    </w:p>
    <w:p w14:paraId="4E8B2957" w14:textId="77777777" w:rsidR="00BA1485" w:rsidRPr="00BA1485" w:rsidRDefault="00BA1485" w:rsidP="00BA1485">
      <w:pPr>
        <w:ind w:firstLine="0"/>
        <w:rPr>
          <w:rFonts w:cs="Arial"/>
          <w:bCs/>
        </w:rPr>
      </w:pPr>
      <w:proofErr w:type="spellStart"/>
      <w:r w:rsidRPr="00BA1485">
        <w:rPr>
          <w:rFonts w:cs="Arial"/>
          <w:bCs/>
        </w:rPr>
        <w:t>Tingay</w:t>
      </w:r>
      <w:proofErr w:type="spellEnd"/>
      <w:r w:rsidRPr="00BA1485">
        <w:rPr>
          <w:rFonts w:cs="Arial"/>
          <w:bCs/>
        </w:rPr>
        <w:t xml:space="preserve">, S. J., </w:t>
      </w:r>
      <w:proofErr w:type="spellStart"/>
      <w:r w:rsidRPr="00BA1485">
        <w:rPr>
          <w:rFonts w:cs="Arial"/>
          <w:bCs/>
        </w:rPr>
        <w:t>Goeke</w:t>
      </w:r>
      <w:proofErr w:type="spellEnd"/>
      <w:r w:rsidRPr="00BA1485">
        <w:rPr>
          <w:rFonts w:cs="Arial"/>
          <w:bCs/>
        </w:rPr>
        <w:t xml:space="preserve">, R., Bowman, J. D. </w:t>
      </w:r>
      <w:r w:rsidRPr="00BA1485">
        <w:rPr>
          <w:rFonts w:cs="Arial"/>
          <w:bCs/>
          <w:i/>
        </w:rPr>
        <w:t>et al.</w:t>
      </w:r>
      <w:r w:rsidRPr="00BA1485">
        <w:rPr>
          <w:rFonts w:cs="Arial"/>
          <w:bCs/>
        </w:rPr>
        <w:t xml:space="preserve"> 2013, Publications of the Astronomical Society of Australia, </w:t>
      </w:r>
      <w:r w:rsidRPr="00BA1485">
        <w:rPr>
          <w:rFonts w:cs="Arial"/>
          <w:b/>
          <w:bCs/>
        </w:rPr>
        <w:t>30</w:t>
      </w:r>
      <w:r w:rsidRPr="00BA1485">
        <w:rPr>
          <w:rFonts w:cs="Arial"/>
          <w:bCs/>
        </w:rPr>
        <w:t>, e007</w:t>
      </w:r>
    </w:p>
    <w:p w14:paraId="4BBDE045" w14:textId="77777777" w:rsidR="00BA1485" w:rsidRPr="00BA1485" w:rsidRDefault="00BA1485" w:rsidP="00BA1485">
      <w:pPr>
        <w:widowControl w:val="0"/>
        <w:autoSpaceDE w:val="0"/>
        <w:autoSpaceDN w:val="0"/>
        <w:adjustRightInd w:val="0"/>
        <w:ind w:firstLine="0"/>
        <w:rPr>
          <w:rFonts w:cs="Helvetica"/>
          <w:lang w:bidi="ar-SA"/>
        </w:rPr>
      </w:pPr>
      <w:proofErr w:type="spellStart"/>
      <w:r w:rsidRPr="00BA1485">
        <w:rPr>
          <w:rFonts w:cs="Arial"/>
          <w:bCs/>
        </w:rPr>
        <w:t>Treu</w:t>
      </w:r>
      <w:proofErr w:type="spellEnd"/>
      <w:r w:rsidRPr="00BA1485">
        <w:rPr>
          <w:rFonts w:cs="Arial"/>
          <w:bCs/>
        </w:rPr>
        <w:t xml:space="preserve">, T, Schmidt, K. B., </w:t>
      </w:r>
      <w:proofErr w:type="spellStart"/>
      <w:r w:rsidRPr="00BA1485">
        <w:rPr>
          <w:rFonts w:cs="Arial"/>
          <w:bCs/>
        </w:rPr>
        <w:t>Trenti</w:t>
      </w:r>
      <w:proofErr w:type="spellEnd"/>
      <w:r w:rsidRPr="00BA1485">
        <w:rPr>
          <w:rFonts w:cs="Arial"/>
          <w:bCs/>
        </w:rPr>
        <w:t xml:space="preserve">, M. </w:t>
      </w:r>
      <w:r w:rsidRPr="00BA1485">
        <w:rPr>
          <w:rFonts w:cs="Arial"/>
          <w:bCs/>
          <w:i/>
        </w:rPr>
        <w:t>et al.</w:t>
      </w:r>
      <w:r w:rsidRPr="00BA1485">
        <w:rPr>
          <w:rFonts w:cs="Arial"/>
          <w:bCs/>
        </w:rPr>
        <w:t xml:space="preserve"> 2013, Astrophysical Journal Letters </w:t>
      </w:r>
      <w:r w:rsidRPr="00BA1485">
        <w:rPr>
          <w:rFonts w:cs="Arial"/>
          <w:b/>
          <w:bCs/>
        </w:rPr>
        <w:t>755</w:t>
      </w:r>
      <w:r w:rsidRPr="00BA1485">
        <w:rPr>
          <w:rFonts w:cs="Arial"/>
          <w:bCs/>
        </w:rPr>
        <w:t>, L29</w:t>
      </w:r>
    </w:p>
    <w:p w14:paraId="21321D80" w14:textId="77777777" w:rsidR="00F8484B" w:rsidRPr="001D232E" w:rsidRDefault="00F8484B" w:rsidP="009029FB">
      <w:pPr>
        <w:ind w:firstLine="0"/>
        <w:rPr>
          <w:rFonts w:cs="Arial"/>
        </w:rPr>
      </w:pPr>
    </w:p>
    <w:sectPr w:rsidR="00F8484B" w:rsidRPr="001D232E" w:rsidSect="00CC1D9F">
      <w:headerReference w:type="default" r:id="rId13"/>
      <w:footerReference w:type="default" r:id="rId14"/>
      <w:footerReference w:type="first" r:id="rId15"/>
      <w:type w:val="continuous"/>
      <w:pgSz w:w="12240" w:h="15840" w:code="1"/>
      <w:pgMar w:top="864" w:right="1008" w:bottom="1008" w:left="1008"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E7EC39" w14:textId="77777777" w:rsidR="00553F61" w:rsidRDefault="00553F61" w:rsidP="00A5622E">
      <w:r>
        <w:separator/>
      </w:r>
    </w:p>
  </w:endnote>
  <w:endnote w:type="continuationSeparator" w:id="0">
    <w:p w14:paraId="1651FBB9" w14:textId="77777777" w:rsidR="00553F61" w:rsidRDefault="00553F61" w:rsidP="00A56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Frutiger 55 Roman">
    <w:altName w:val="Frutiger 55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8188C" w14:textId="36B6CD93" w:rsidR="00553F61" w:rsidRPr="0089526A" w:rsidRDefault="00553F61" w:rsidP="009029FB">
    <w:pPr>
      <w:pStyle w:val="Header"/>
      <w:tabs>
        <w:tab w:val="clear" w:pos="4680"/>
        <w:tab w:val="clear" w:pos="9360"/>
        <w:tab w:val="center" w:pos="7830"/>
      </w:tabs>
      <w:ind w:firstLine="0"/>
      <w:rPr>
        <w:color w:val="0070C0"/>
        <w:sz w:val="20"/>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46626"/>
      <w:docPartObj>
        <w:docPartGallery w:val="Page Numbers (Bottom of Page)"/>
        <w:docPartUnique/>
      </w:docPartObj>
    </w:sdtPr>
    <w:sdtEndPr/>
    <w:sdtContent>
      <w:sdt>
        <w:sdtPr>
          <w:id w:val="16746627"/>
          <w:docPartObj>
            <w:docPartGallery w:val="Page Numbers (Top of Page)"/>
            <w:docPartUnique/>
          </w:docPartObj>
        </w:sdtPr>
        <w:sdtEndPr/>
        <w:sdtContent>
          <w:p w14:paraId="627F2041" w14:textId="77777777" w:rsidR="00553F61" w:rsidRDefault="00553F61" w:rsidP="00B055AA">
            <w:pPr>
              <w:pStyle w:val="Footer"/>
              <w:tabs>
                <w:tab w:val="clear" w:pos="9360"/>
                <w:tab w:val="right" w:pos="10800"/>
              </w:tabs>
              <w:ind w:firstLine="0"/>
              <w:jc w:val="right"/>
            </w:pPr>
          </w:p>
          <w:p w14:paraId="42053F18" w14:textId="29B835F8" w:rsidR="00553F61" w:rsidRDefault="00553F61" w:rsidP="008D10DA">
            <w:pPr>
              <w:pStyle w:val="Header"/>
              <w:tabs>
                <w:tab w:val="clear" w:pos="4680"/>
                <w:tab w:val="clear" w:pos="9360"/>
                <w:tab w:val="center" w:pos="5040"/>
                <w:tab w:val="right" w:pos="10800"/>
              </w:tabs>
              <w:ind w:firstLine="0"/>
            </w:pPr>
            <w:r>
              <w:t>APPENDIX</w:t>
            </w:r>
            <w:r>
              <w:tab/>
            </w:r>
            <w:sdt>
              <w:sdtPr>
                <w:id w:val="16746628"/>
                <w:docPartObj>
                  <w:docPartGallery w:val="Watermarks"/>
                  <w:docPartUnique/>
                </w:docPartObj>
              </w:sdtPr>
              <w:sdtEndPr/>
              <w:sdtContent>
                <w:r>
                  <w:rPr>
                    <w:noProof/>
                    <w:lang w:bidi="ar-SA"/>
                  </w:rPr>
                  <mc:AlternateContent>
                    <mc:Choice Requires="wps">
                      <w:drawing>
                        <wp:anchor distT="0" distB="0" distL="114300" distR="114300" simplePos="0" relativeHeight="251657728" behindDoc="1" locked="0" layoutInCell="0" allowOverlap="1" wp14:anchorId="4E8023DA" wp14:editId="24CEB9BC">
                          <wp:simplePos x="0" y="0"/>
                          <wp:positionH relativeFrom="margin">
                            <wp:align>center</wp:align>
                          </wp:positionH>
                          <wp:positionV relativeFrom="margin">
                            <wp:align>center</wp:align>
                          </wp:positionV>
                          <wp:extent cx="5237480" cy="106680"/>
                          <wp:effectExtent l="0" t="1143000" r="0" b="657860"/>
                          <wp:wrapNone/>
                          <wp:docPr id="1"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106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A2161F" w14:textId="77777777" w:rsidR="00553F61" w:rsidRDefault="00553F61" w:rsidP="00D723E5">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WordArt 6" o:spid="_x0000_s1026" type="#_x0000_t202" style="position:absolute;margin-left:0;margin-top:0;width:412.4pt;height:247.4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" o:allowincell="f" filled="f" stroked="f">
                          <v:stroke joinstyle="round"/>
                          <o:lock v:ext="edit" shapetype="t"/>
                          <v:textbox style="mso-fit-shape-to-text:t">
                            <w:txbxContent>
                              <w:p w14:paraId="0BA2161F" w14:textId="77777777" w:rsidR="000A6236" w:rsidRDefault="000A6236" w:rsidP="00D723E5">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r>
                  <w:fldChar w:fldCharType="begin"/>
                </w:r>
                <w:r>
                  <w:instrText xml:space="preserve"> PAGE </w:instrText>
                </w:r>
                <w:r>
                  <w:fldChar w:fldCharType="separate"/>
                </w:r>
                <w:r>
                  <w:rPr>
                    <w:noProof/>
                  </w:rPr>
                  <w:t>1</w:t>
                </w:r>
                <w:r>
                  <w:rPr>
                    <w:noProof/>
                  </w:rPr>
                  <w:fldChar w:fldCharType="end"/>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r>
                  <w:t xml:space="preserve"> DELIBERATIVE. DO NOT QUOTE OR CITE.</w:t>
                </w:r>
              </w:sdtContent>
            </w:sdt>
            <w:r>
              <w:tab/>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3</w:t>
            </w:r>
            <w:r>
              <w:rPr>
                <w:b/>
                <w:sz w:val="24"/>
                <w:szCs w:val="24"/>
              </w:rPr>
              <w:fldChar w:fldCharType="end"/>
            </w:r>
            <w:r w:rsidRPr="00B055AA">
              <w:t xml:space="preserve"> </w:t>
            </w:r>
          </w:p>
          <w:p w14:paraId="5E52619F" w14:textId="77777777" w:rsidR="00553F61" w:rsidRDefault="007C3C16" w:rsidP="00B055AA">
            <w:pPr>
              <w:pStyle w:val="Header"/>
              <w:tabs>
                <w:tab w:val="clear" w:pos="9360"/>
                <w:tab w:val="right" w:pos="10800"/>
              </w:tabs>
              <w:ind w:firstLine="0"/>
            </w:pPr>
          </w:p>
        </w:sdtContent>
      </w:sdt>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730C5" w14:textId="77777777" w:rsidR="00553F61" w:rsidRDefault="00553F61" w:rsidP="00A5622E">
      <w:r>
        <w:separator/>
      </w:r>
    </w:p>
  </w:footnote>
  <w:footnote w:type="continuationSeparator" w:id="0">
    <w:p w14:paraId="34FA16C7" w14:textId="77777777" w:rsidR="00553F61" w:rsidRDefault="00553F61" w:rsidP="00A562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F2038" w14:textId="6B90CE58" w:rsidR="00553F61" w:rsidRPr="006A013F" w:rsidRDefault="00553F61" w:rsidP="00177D1D">
    <w:pPr>
      <w:pStyle w:val="Header"/>
      <w:tabs>
        <w:tab w:val="clear" w:pos="4680"/>
        <w:tab w:val="clear" w:pos="9360"/>
        <w:tab w:val="center" w:pos="7830"/>
      </w:tabs>
      <w:spacing w:after="80"/>
      <w:ind w:firstLine="0"/>
      <w:rPr>
        <w:b/>
        <w:i/>
        <w:color w:val="1F497D" w:themeColor="text2"/>
        <w:sz w:val="20"/>
        <w:szCs w:val="20"/>
      </w:rPr>
    </w:pPr>
    <w:r w:rsidRPr="006A013F">
      <w:rPr>
        <w:b/>
        <w:i/>
        <w:color w:val="1F497D" w:themeColor="text2"/>
        <w:sz w:val="20"/>
        <w:szCs w:val="20"/>
      </w:rPr>
      <w:t xml:space="preserve">Multi-Year Program Award Template – Research Narrative (2017 MRPI)   </w:t>
    </w:r>
    <w:r w:rsidRPr="006A013F">
      <w:rPr>
        <w:b/>
        <w:i/>
        <w:color w:val="1F497D" w:themeColor="text2"/>
        <w:sz w:val="20"/>
        <w:szCs w:val="20"/>
      </w:rPr>
      <w:tab/>
      <w:t xml:space="preserve"> </w:t>
    </w:r>
    <w:r w:rsidRPr="006A013F">
      <w:rPr>
        <w:b/>
        <w:i/>
        <w:color w:val="1F497D" w:themeColor="text2"/>
        <w:sz w:val="20"/>
        <w:szCs w:val="20"/>
      </w:rPr>
      <w:tab/>
    </w:r>
    <w:r w:rsidRPr="006A013F">
      <w:rPr>
        <w:b/>
        <w:i/>
        <w:color w:val="1F497D" w:themeColor="text2"/>
        <w:sz w:val="20"/>
        <w:szCs w:val="20"/>
      </w:rPr>
      <w:tab/>
      <w:t xml:space="preserve">Page </w:t>
    </w:r>
    <w:r w:rsidRPr="006A013F">
      <w:rPr>
        <w:b/>
        <w:i/>
        <w:color w:val="1F497D" w:themeColor="text2"/>
        <w:sz w:val="20"/>
        <w:szCs w:val="20"/>
      </w:rPr>
      <w:fldChar w:fldCharType="begin"/>
    </w:r>
    <w:r w:rsidRPr="006A013F">
      <w:rPr>
        <w:b/>
        <w:i/>
        <w:color w:val="1F497D" w:themeColor="text2"/>
        <w:sz w:val="20"/>
        <w:szCs w:val="20"/>
      </w:rPr>
      <w:instrText xml:space="preserve"> PAGE </w:instrText>
    </w:r>
    <w:r w:rsidRPr="006A013F">
      <w:rPr>
        <w:b/>
        <w:i/>
        <w:color w:val="1F497D" w:themeColor="text2"/>
        <w:sz w:val="20"/>
        <w:szCs w:val="20"/>
      </w:rPr>
      <w:fldChar w:fldCharType="separate"/>
    </w:r>
    <w:r w:rsidR="007C3C16">
      <w:rPr>
        <w:b/>
        <w:i/>
        <w:noProof/>
        <w:color w:val="1F497D" w:themeColor="text2"/>
        <w:sz w:val="20"/>
        <w:szCs w:val="20"/>
      </w:rPr>
      <w:t>8</w:t>
    </w:r>
    <w:r w:rsidRPr="006A013F">
      <w:rPr>
        <w:b/>
        <w:i/>
        <w:color w:val="1F497D" w:themeColor="text2"/>
        <w:sz w:val="20"/>
        <w:szCs w:val="20"/>
      </w:rPr>
      <w:fldChar w:fldCharType="end"/>
    </w:r>
    <w:r w:rsidRPr="006A013F">
      <w:rPr>
        <w:b/>
        <w:i/>
        <w:color w:val="1F497D" w:themeColor="text2"/>
        <w:sz w:val="20"/>
        <w:szCs w:val="20"/>
      </w:rPr>
      <w:t xml:space="preserve"> of 11</w:t>
    </w:r>
  </w:p>
  <w:p w14:paraId="46468925" w14:textId="00A191A9" w:rsidR="00553F61" w:rsidRPr="000A6B07" w:rsidRDefault="00553F61" w:rsidP="009029FB">
    <w:pPr>
      <w:pStyle w:val="Heading2"/>
      <w:pBdr>
        <w:bottom w:val="single" w:sz="8" w:space="12" w:color="4F81BD" w:themeColor="accent1"/>
      </w:pBdr>
      <w:spacing w:before="0" w:after="0"/>
      <w:rPr>
        <w:rFonts w:asciiTheme="minorHAnsi" w:hAnsiTheme="minorHAnsi" w:cs="Arial"/>
        <w:color w:val="4F81BD" w:themeColor="accent1"/>
        <w:sz w:val="22"/>
        <w:szCs w:val="22"/>
      </w:rPr>
    </w:pPr>
    <w:r w:rsidRPr="000A6B07">
      <w:rPr>
        <w:rFonts w:asciiTheme="minorHAnsi" w:hAnsiTheme="minorHAnsi" w:cs="Arial"/>
        <w:color w:val="auto"/>
        <w:sz w:val="22"/>
        <w:szCs w:val="22"/>
      </w:rPr>
      <w:t xml:space="preserve">Proposal Title: </w:t>
    </w:r>
    <w:r>
      <w:rPr>
        <w:rFonts w:asciiTheme="minorHAnsi" w:hAnsiTheme="minorHAnsi" w:cs="Arial"/>
        <w:color w:val="4F81BD" w:themeColor="accent1"/>
        <w:sz w:val="22"/>
        <w:szCs w:val="22"/>
      </w:rPr>
      <w:t>University of California Cosmic Dawn In</w:t>
    </w:r>
    <w:ins w:id="207" w:author="Asantha Cooray" w:date="2016-06-28T14:52:00Z">
      <w:r>
        <w:rPr>
          <w:rFonts w:asciiTheme="minorHAnsi" w:hAnsiTheme="minorHAnsi" w:cs="Arial"/>
          <w:color w:val="4F81BD" w:themeColor="accent1"/>
          <w:sz w:val="22"/>
          <w:szCs w:val="22"/>
        </w:rPr>
        <w:t>stitute (UC CDI)</w:t>
      </w:r>
    </w:ins>
  </w:p>
  <w:p w14:paraId="5F56EE35" w14:textId="75A63A38" w:rsidR="00553F61" w:rsidRPr="000A6B07" w:rsidRDefault="00553F61" w:rsidP="009029FB">
    <w:pPr>
      <w:pStyle w:val="Heading2"/>
      <w:pBdr>
        <w:bottom w:val="single" w:sz="8" w:space="12" w:color="4F81BD" w:themeColor="accent1"/>
      </w:pBdr>
      <w:spacing w:before="0" w:after="0"/>
      <w:rPr>
        <w:rFonts w:asciiTheme="minorHAnsi" w:hAnsiTheme="minorHAnsi" w:cs="Arial"/>
        <w:color w:val="4F81BD" w:themeColor="accent1"/>
        <w:sz w:val="22"/>
        <w:szCs w:val="22"/>
      </w:rPr>
    </w:pPr>
    <w:r w:rsidRPr="000A6B07">
      <w:rPr>
        <w:rFonts w:asciiTheme="minorHAnsi" w:hAnsiTheme="minorHAnsi" w:cs="Arial"/>
        <w:color w:val="auto"/>
        <w:sz w:val="22"/>
        <w:szCs w:val="22"/>
      </w:rPr>
      <w:t xml:space="preserve">Host Campus: </w:t>
    </w:r>
    <w:r>
      <w:rPr>
        <w:rFonts w:asciiTheme="minorHAnsi" w:hAnsiTheme="minorHAnsi" w:cs="Arial"/>
        <w:color w:val="4F81BD" w:themeColor="accent1"/>
        <w:sz w:val="22"/>
        <w:szCs w:val="22"/>
      </w:rPr>
      <w:t>UC Los Angeles</w:t>
    </w:r>
  </w:p>
  <w:p w14:paraId="2AF0A885" w14:textId="7A3A8B74" w:rsidR="00553F61" w:rsidRPr="000A6B07" w:rsidRDefault="00553F61" w:rsidP="00B72B58">
    <w:pPr>
      <w:pStyle w:val="Heading2"/>
      <w:pBdr>
        <w:bottom w:val="single" w:sz="8" w:space="12" w:color="4F81BD" w:themeColor="accent1"/>
      </w:pBdr>
      <w:spacing w:before="0" w:after="0"/>
      <w:rPr>
        <w:rFonts w:asciiTheme="minorHAnsi" w:hAnsiTheme="minorHAnsi" w:cs="Arial"/>
        <w:color w:val="4F81BD" w:themeColor="accent1"/>
        <w:sz w:val="22"/>
        <w:szCs w:val="22"/>
      </w:rPr>
    </w:pPr>
    <w:r w:rsidRPr="000A6B07">
      <w:rPr>
        <w:rFonts w:asciiTheme="minorHAnsi" w:hAnsiTheme="minorHAnsi" w:cs="Arial"/>
        <w:color w:val="auto"/>
        <w:sz w:val="22"/>
        <w:szCs w:val="22"/>
      </w:rPr>
      <w:t xml:space="preserve">Name of Applicant/Principal Investigator (PI): </w:t>
    </w:r>
    <w:r>
      <w:rPr>
        <w:rFonts w:asciiTheme="minorHAnsi" w:hAnsiTheme="minorHAnsi" w:cs="Arial"/>
        <w:color w:val="4F81BD" w:themeColor="accent1"/>
        <w:sz w:val="22"/>
        <w:szCs w:val="22"/>
      </w:rPr>
      <w:t>Furlanetto, Steven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6D4A"/>
    <w:multiLevelType w:val="hybridMultilevel"/>
    <w:tmpl w:val="DA3E22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9A1BAD"/>
    <w:multiLevelType w:val="hybridMultilevel"/>
    <w:tmpl w:val="C36ECA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014865"/>
    <w:multiLevelType w:val="hybridMultilevel"/>
    <w:tmpl w:val="C114C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D4AEC"/>
    <w:multiLevelType w:val="hybridMultilevel"/>
    <w:tmpl w:val="12B2B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CC69B3"/>
    <w:multiLevelType w:val="hybridMultilevel"/>
    <w:tmpl w:val="AB240538"/>
    <w:lvl w:ilvl="0" w:tplc="A71C55C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D6E17"/>
    <w:multiLevelType w:val="hybridMultilevel"/>
    <w:tmpl w:val="3522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D2063"/>
    <w:multiLevelType w:val="hybridMultilevel"/>
    <w:tmpl w:val="4C76D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22015C"/>
    <w:multiLevelType w:val="hybridMultilevel"/>
    <w:tmpl w:val="B27E2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C14896"/>
    <w:multiLevelType w:val="hybridMultilevel"/>
    <w:tmpl w:val="0BEE24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A404F"/>
    <w:multiLevelType w:val="hybridMultilevel"/>
    <w:tmpl w:val="D214E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EB376D"/>
    <w:multiLevelType w:val="hybridMultilevel"/>
    <w:tmpl w:val="19EA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475EEA"/>
    <w:multiLevelType w:val="hybridMultilevel"/>
    <w:tmpl w:val="3574EAF2"/>
    <w:lvl w:ilvl="0" w:tplc="A0E863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871266B"/>
    <w:multiLevelType w:val="hybridMultilevel"/>
    <w:tmpl w:val="FF82A7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AC75591"/>
    <w:multiLevelType w:val="hybridMultilevel"/>
    <w:tmpl w:val="C216800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14">
    <w:nsid w:val="2D0544F1"/>
    <w:multiLevelType w:val="hybridMultilevel"/>
    <w:tmpl w:val="0C8CBD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D316E3D"/>
    <w:multiLevelType w:val="hybridMultilevel"/>
    <w:tmpl w:val="C94AAB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0CF26A9"/>
    <w:multiLevelType w:val="hybridMultilevel"/>
    <w:tmpl w:val="C76C1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D67EFF"/>
    <w:multiLevelType w:val="hybridMultilevel"/>
    <w:tmpl w:val="AE546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22326E"/>
    <w:multiLevelType w:val="hybridMultilevel"/>
    <w:tmpl w:val="C0143C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C67382"/>
    <w:multiLevelType w:val="hybridMultilevel"/>
    <w:tmpl w:val="E3BC2F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B41735"/>
    <w:multiLevelType w:val="hybridMultilevel"/>
    <w:tmpl w:val="52388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18445B"/>
    <w:multiLevelType w:val="hybridMultilevel"/>
    <w:tmpl w:val="1534B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48847E3"/>
    <w:multiLevelType w:val="hybridMultilevel"/>
    <w:tmpl w:val="E8D03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826C35"/>
    <w:multiLevelType w:val="hybridMultilevel"/>
    <w:tmpl w:val="DA1E56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F237CA"/>
    <w:multiLevelType w:val="hybridMultilevel"/>
    <w:tmpl w:val="DC16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97098"/>
    <w:multiLevelType w:val="hybridMultilevel"/>
    <w:tmpl w:val="ADAC3F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9372F"/>
    <w:multiLevelType w:val="hybridMultilevel"/>
    <w:tmpl w:val="7E4CC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7F4C2B"/>
    <w:multiLevelType w:val="hybridMultilevel"/>
    <w:tmpl w:val="B8AA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233316"/>
    <w:multiLevelType w:val="hybridMultilevel"/>
    <w:tmpl w:val="89064FC0"/>
    <w:lvl w:ilvl="0" w:tplc="E7F2BBAC">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372CA8"/>
    <w:multiLevelType w:val="hybridMultilevel"/>
    <w:tmpl w:val="A5F08B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3B5750"/>
    <w:multiLevelType w:val="hybridMultilevel"/>
    <w:tmpl w:val="8E003B64"/>
    <w:lvl w:ilvl="0" w:tplc="5D6ED42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3350E3"/>
    <w:multiLevelType w:val="hybridMultilevel"/>
    <w:tmpl w:val="B6F8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D7AB9"/>
    <w:multiLevelType w:val="hybridMultilevel"/>
    <w:tmpl w:val="CCEE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7E33CA"/>
    <w:multiLevelType w:val="hybridMultilevel"/>
    <w:tmpl w:val="1138EB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AA11C91"/>
    <w:multiLevelType w:val="multilevel"/>
    <w:tmpl w:val="5D40FC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nsid w:val="5B18788B"/>
    <w:multiLevelType w:val="hybridMultilevel"/>
    <w:tmpl w:val="6674D3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C24FF4"/>
    <w:multiLevelType w:val="hybridMultilevel"/>
    <w:tmpl w:val="A01CC84A"/>
    <w:lvl w:ilvl="0" w:tplc="CE705F62">
      <w:start w:val="1"/>
      <w:numFmt w:val="upperLetter"/>
      <w:lvlText w:val="%1."/>
      <w:lvlJc w:val="left"/>
      <w:pPr>
        <w:ind w:left="1720" w:hanging="1000"/>
      </w:pPr>
      <w:rPr>
        <w:rFonts w:hint="default"/>
        <w:b/>
        <w:i/>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0FA6B15"/>
    <w:multiLevelType w:val="hybridMultilevel"/>
    <w:tmpl w:val="A28A3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8801AC"/>
    <w:multiLevelType w:val="hybridMultilevel"/>
    <w:tmpl w:val="A0D0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21153F"/>
    <w:multiLevelType w:val="hybridMultilevel"/>
    <w:tmpl w:val="8EA83F40"/>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num w:numId="1">
    <w:abstractNumId w:val="2"/>
  </w:num>
  <w:num w:numId="2">
    <w:abstractNumId w:val="20"/>
  </w:num>
  <w:num w:numId="3">
    <w:abstractNumId w:val="8"/>
  </w:num>
  <w:num w:numId="4">
    <w:abstractNumId w:val="25"/>
  </w:num>
  <w:num w:numId="5">
    <w:abstractNumId w:val="34"/>
  </w:num>
  <w:num w:numId="6">
    <w:abstractNumId w:val="5"/>
  </w:num>
  <w:num w:numId="7">
    <w:abstractNumId w:val="28"/>
  </w:num>
  <w:num w:numId="8">
    <w:abstractNumId w:val="23"/>
  </w:num>
  <w:num w:numId="9">
    <w:abstractNumId w:val="35"/>
  </w:num>
  <w:num w:numId="10">
    <w:abstractNumId w:val="0"/>
  </w:num>
  <w:num w:numId="11">
    <w:abstractNumId w:val="9"/>
  </w:num>
  <w:num w:numId="12">
    <w:abstractNumId w:val="31"/>
  </w:num>
  <w:num w:numId="13">
    <w:abstractNumId w:val="24"/>
  </w:num>
  <w:num w:numId="14">
    <w:abstractNumId w:val="39"/>
  </w:num>
  <w:num w:numId="15">
    <w:abstractNumId w:val="13"/>
  </w:num>
  <w:num w:numId="16">
    <w:abstractNumId w:val="6"/>
  </w:num>
  <w:num w:numId="17">
    <w:abstractNumId w:val="33"/>
  </w:num>
  <w:num w:numId="18">
    <w:abstractNumId w:val="1"/>
  </w:num>
  <w:num w:numId="19">
    <w:abstractNumId w:val="7"/>
  </w:num>
  <w:num w:numId="20">
    <w:abstractNumId w:val="14"/>
  </w:num>
  <w:num w:numId="21">
    <w:abstractNumId w:val="37"/>
  </w:num>
  <w:num w:numId="22">
    <w:abstractNumId w:val="10"/>
  </w:num>
  <w:num w:numId="23">
    <w:abstractNumId w:val="29"/>
  </w:num>
  <w:num w:numId="24">
    <w:abstractNumId w:val="22"/>
  </w:num>
  <w:num w:numId="25">
    <w:abstractNumId w:val="18"/>
  </w:num>
  <w:num w:numId="26">
    <w:abstractNumId w:val="26"/>
  </w:num>
  <w:num w:numId="27">
    <w:abstractNumId w:val="17"/>
  </w:num>
  <w:num w:numId="28">
    <w:abstractNumId w:val="32"/>
  </w:num>
  <w:num w:numId="29">
    <w:abstractNumId w:val="21"/>
  </w:num>
  <w:num w:numId="30">
    <w:abstractNumId w:val="30"/>
  </w:num>
  <w:num w:numId="31">
    <w:abstractNumId w:val="4"/>
  </w:num>
  <w:num w:numId="32">
    <w:abstractNumId w:val="27"/>
  </w:num>
  <w:num w:numId="33">
    <w:abstractNumId w:val="12"/>
  </w:num>
  <w:num w:numId="34">
    <w:abstractNumId w:val="38"/>
  </w:num>
  <w:num w:numId="35">
    <w:abstractNumId w:val="15"/>
  </w:num>
  <w:num w:numId="36">
    <w:abstractNumId w:val="19"/>
  </w:num>
  <w:num w:numId="37">
    <w:abstractNumId w:val="16"/>
  </w:num>
  <w:num w:numId="38">
    <w:abstractNumId w:val="11"/>
  </w:num>
  <w:num w:numId="39">
    <w:abstractNumId w:val="36"/>
  </w:num>
  <w:num w:numId="40">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t Robertson">
    <w15:presenceInfo w15:providerId="None" w15:userId="Brant Robert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revisionView w:markup="0"/>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22E"/>
    <w:rsid w:val="000042A7"/>
    <w:rsid w:val="00006607"/>
    <w:rsid w:val="00007CB3"/>
    <w:rsid w:val="00014DE2"/>
    <w:rsid w:val="00015D06"/>
    <w:rsid w:val="00017AB6"/>
    <w:rsid w:val="00017E92"/>
    <w:rsid w:val="00022AA3"/>
    <w:rsid w:val="00022F64"/>
    <w:rsid w:val="0002476D"/>
    <w:rsid w:val="000327F4"/>
    <w:rsid w:val="000340EE"/>
    <w:rsid w:val="00034D6D"/>
    <w:rsid w:val="00037454"/>
    <w:rsid w:val="000414FC"/>
    <w:rsid w:val="00041FC0"/>
    <w:rsid w:val="00047B5D"/>
    <w:rsid w:val="000529F9"/>
    <w:rsid w:val="00054B1F"/>
    <w:rsid w:val="000565CB"/>
    <w:rsid w:val="00057AD5"/>
    <w:rsid w:val="00063BEC"/>
    <w:rsid w:val="00063CE1"/>
    <w:rsid w:val="00064209"/>
    <w:rsid w:val="00070469"/>
    <w:rsid w:val="00070B2B"/>
    <w:rsid w:val="000758D0"/>
    <w:rsid w:val="0007616A"/>
    <w:rsid w:val="0007703B"/>
    <w:rsid w:val="000812B8"/>
    <w:rsid w:val="000827A8"/>
    <w:rsid w:val="000840E6"/>
    <w:rsid w:val="0008563E"/>
    <w:rsid w:val="000917E4"/>
    <w:rsid w:val="000A244C"/>
    <w:rsid w:val="000A2BA0"/>
    <w:rsid w:val="000A412F"/>
    <w:rsid w:val="000A6236"/>
    <w:rsid w:val="000A6B07"/>
    <w:rsid w:val="000B3FD5"/>
    <w:rsid w:val="000C545A"/>
    <w:rsid w:val="000C6748"/>
    <w:rsid w:val="000C72F0"/>
    <w:rsid w:val="000D0068"/>
    <w:rsid w:val="000D7FD4"/>
    <w:rsid w:val="000E1CD3"/>
    <w:rsid w:val="000E1CF2"/>
    <w:rsid w:val="000E5F89"/>
    <w:rsid w:val="000F18AF"/>
    <w:rsid w:val="000F353E"/>
    <w:rsid w:val="000F3648"/>
    <w:rsid w:val="000F7B8D"/>
    <w:rsid w:val="00115AC6"/>
    <w:rsid w:val="00117840"/>
    <w:rsid w:val="00122DCA"/>
    <w:rsid w:val="001244DE"/>
    <w:rsid w:val="00124871"/>
    <w:rsid w:val="001248BC"/>
    <w:rsid w:val="00125793"/>
    <w:rsid w:val="00127296"/>
    <w:rsid w:val="001274B4"/>
    <w:rsid w:val="00133B47"/>
    <w:rsid w:val="001355F9"/>
    <w:rsid w:val="00140CFD"/>
    <w:rsid w:val="001475D5"/>
    <w:rsid w:val="00147C9D"/>
    <w:rsid w:val="001519A0"/>
    <w:rsid w:val="0015327E"/>
    <w:rsid w:val="00155AA5"/>
    <w:rsid w:val="00160B4B"/>
    <w:rsid w:val="001630D3"/>
    <w:rsid w:val="00177D1D"/>
    <w:rsid w:val="00181041"/>
    <w:rsid w:val="001811B0"/>
    <w:rsid w:val="00181874"/>
    <w:rsid w:val="00183752"/>
    <w:rsid w:val="0018734B"/>
    <w:rsid w:val="0019015F"/>
    <w:rsid w:val="001915B1"/>
    <w:rsid w:val="00195AAF"/>
    <w:rsid w:val="0019768A"/>
    <w:rsid w:val="00197E30"/>
    <w:rsid w:val="001A2516"/>
    <w:rsid w:val="001A305A"/>
    <w:rsid w:val="001A46A7"/>
    <w:rsid w:val="001A4735"/>
    <w:rsid w:val="001A4E9A"/>
    <w:rsid w:val="001A52C5"/>
    <w:rsid w:val="001A7014"/>
    <w:rsid w:val="001B045D"/>
    <w:rsid w:val="001C45D9"/>
    <w:rsid w:val="001C7E76"/>
    <w:rsid w:val="001D183D"/>
    <w:rsid w:val="001D1A2C"/>
    <w:rsid w:val="001D232E"/>
    <w:rsid w:val="001D28D1"/>
    <w:rsid w:val="001D2982"/>
    <w:rsid w:val="001D3BFF"/>
    <w:rsid w:val="001D3EDA"/>
    <w:rsid w:val="001D6A16"/>
    <w:rsid w:val="001D743A"/>
    <w:rsid w:val="001D7619"/>
    <w:rsid w:val="001F32F4"/>
    <w:rsid w:val="001F61E9"/>
    <w:rsid w:val="001F7BC5"/>
    <w:rsid w:val="00200CD8"/>
    <w:rsid w:val="002077E1"/>
    <w:rsid w:val="002079D1"/>
    <w:rsid w:val="00210BCB"/>
    <w:rsid w:val="0021559E"/>
    <w:rsid w:val="00220D56"/>
    <w:rsid w:val="0023439A"/>
    <w:rsid w:val="00236742"/>
    <w:rsid w:val="00237EBF"/>
    <w:rsid w:val="00240E71"/>
    <w:rsid w:val="00241288"/>
    <w:rsid w:val="00243A7D"/>
    <w:rsid w:val="00244D92"/>
    <w:rsid w:val="00246927"/>
    <w:rsid w:val="00250F6E"/>
    <w:rsid w:val="0025311D"/>
    <w:rsid w:val="00255509"/>
    <w:rsid w:val="0026106A"/>
    <w:rsid w:val="00261C00"/>
    <w:rsid w:val="00264ECE"/>
    <w:rsid w:val="00271F50"/>
    <w:rsid w:val="00271FAA"/>
    <w:rsid w:val="00273D39"/>
    <w:rsid w:val="0027489A"/>
    <w:rsid w:val="00275B33"/>
    <w:rsid w:val="00282F49"/>
    <w:rsid w:val="002834A3"/>
    <w:rsid w:val="002845DB"/>
    <w:rsid w:val="00286682"/>
    <w:rsid w:val="0028748D"/>
    <w:rsid w:val="0029171A"/>
    <w:rsid w:val="002949A8"/>
    <w:rsid w:val="002A3D71"/>
    <w:rsid w:val="002A5BCD"/>
    <w:rsid w:val="002A63EF"/>
    <w:rsid w:val="002B33BF"/>
    <w:rsid w:val="002B4947"/>
    <w:rsid w:val="002C4BA1"/>
    <w:rsid w:val="002C5569"/>
    <w:rsid w:val="002C648D"/>
    <w:rsid w:val="002D30CF"/>
    <w:rsid w:val="002D53F8"/>
    <w:rsid w:val="002D581B"/>
    <w:rsid w:val="002D606D"/>
    <w:rsid w:val="002E22A1"/>
    <w:rsid w:val="002E3900"/>
    <w:rsid w:val="002E3957"/>
    <w:rsid w:val="002E7280"/>
    <w:rsid w:val="002F098B"/>
    <w:rsid w:val="002F3494"/>
    <w:rsid w:val="002F371F"/>
    <w:rsid w:val="002F590F"/>
    <w:rsid w:val="0030187B"/>
    <w:rsid w:val="00307EBC"/>
    <w:rsid w:val="00312315"/>
    <w:rsid w:val="00314265"/>
    <w:rsid w:val="00317D60"/>
    <w:rsid w:val="0032386B"/>
    <w:rsid w:val="00332E5D"/>
    <w:rsid w:val="00333685"/>
    <w:rsid w:val="003345FA"/>
    <w:rsid w:val="00334659"/>
    <w:rsid w:val="00334E9B"/>
    <w:rsid w:val="00335292"/>
    <w:rsid w:val="003361A6"/>
    <w:rsid w:val="00337C18"/>
    <w:rsid w:val="00341684"/>
    <w:rsid w:val="00341C41"/>
    <w:rsid w:val="003611B2"/>
    <w:rsid w:val="00365763"/>
    <w:rsid w:val="003664BF"/>
    <w:rsid w:val="00367988"/>
    <w:rsid w:val="00374F97"/>
    <w:rsid w:val="0038076A"/>
    <w:rsid w:val="0038265D"/>
    <w:rsid w:val="00394CFE"/>
    <w:rsid w:val="0039742F"/>
    <w:rsid w:val="003A49A8"/>
    <w:rsid w:val="003A769B"/>
    <w:rsid w:val="003A7B55"/>
    <w:rsid w:val="003A7CE8"/>
    <w:rsid w:val="003B0419"/>
    <w:rsid w:val="003B15F4"/>
    <w:rsid w:val="003B342A"/>
    <w:rsid w:val="003B37F3"/>
    <w:rsid w:val="003B58EB"/>
    <w:rsid w:val="003B6199"/>
    <w:rsid w:val="003B6669"/>
    <w:rsid w:val="003B673B"/>
    <w:rsid w:val="003B7F57"/>
    <w:rsid w:val="003C01A4"/>
    <w:rsid w:val="003C338A"/>
    <w:rsid w:val="003C3970"/>
    <w:rsid w:val="003C4307"/>
    <w:rsid w:val="003D1130"/>
    <w:rsid w:val="003D59D0"/>
    <w:rsid w:val="003E0AB0"/>
    <w:rsid w:val="003E1DA9"/>
    <w:rsid w:val="003E428F"/>
    <w:rsid w:val="003F15F6"/>
    <w:rsid w:val="003F1B6D"/>
    <w:rsid w:val="003F2222"/>
    <w:rsid w:val="003F31A1"/>
    <w:rsid w:val="003F429A"/>
    <w:rsid w:val="003F549E"/>
    <w:rsid w:val="004004DD"/>
    <w:rsid w:val="00402F7C"/>
    <w:rsid w:val="00403312"/>
    <w:rsid w:val="00406E58"/>
    <w:rsid w:val="00407F3B"/>
    <w:rsid w:val="00410CE0"/>
    <w:rsid w:val="00413B23"/>
    <w:rsid w:val="00414C31"/>
    <w:rsid w:val="004169E2"/>
    <w:rsid w:val="00416F6C"/>
    <w:rsid w:val="004236F0"/>
    <w:rsid w:val="00423D27"/>
    <w:rsid w:val="00424666"/>
    <w:rsid w:val="0042539E"/>
    <w:rsid w:val="0043357E"/>
    <w:rsid w:val="00433661"/>
    <w:rsid w:val="004373CF"/>
    <w:rsid w:val="00442D0E"/>
    <w:rsid w:val="004430F3"/>
    <w:rsid w:val="00445869"/>
    <w:rsid w:val="004555CC"/>
    <w:rsid w:val="0045623E"/>
    <w:rsid w:val="0045711C"/>
    <w:rsid w:val="004631E5"/>
    <w:rsid w:val="00467296"/>
    <w:rsid w:val="00470C84"/>
    <w:rsid w:val="004723DD"/>
    <w:rsid w:val="0047453F"/>
    <w:rsid w:val="00476EA0"/>
    <w:rsid w:val="004803A2"/>
    <w:rsid w:val="00481AE9"/>
    <w:rsid w:val="00490E42"/>
    <w:rsid w:val="0049625F"/>
    <w:rsid w:val="004A630F"/>
    <w:rsid w:val="004B730D"/>
    <w:rsid w:val="004C3317"/>
    <w:rsid w:val="004C3BB5"/>
    <w:rsid w:val="004C45D8"/>
    <w:rsid w:val="004C46AD"/>
    <w:rsid w:val="004D1335"/>
    <w:rsid w:val="004D24FB"/>
    <w:rsid w:val="004D25C4"/>
    <w:rsid w:val="004D3183"/>
    <w:rsid w:val="004E7AAF"/>
    <w:rsid w:val="004F0106"/>
    <w:rsid w:val="004F329B"/>
    <w:rsid w:val="004F4D88"/>
    <w:rsid w:val="004F62A6"/>
    <w:rsid w:val="00502A76"/>
    <w:rsid w:val="00503E17"/>
    <w:rsid w:val="005049BC"/>
    <w:rsid w:val="005070BB"/>
    <w:rsid w:val="00516490"/>
    <w:rsid w:val="00523A72"/>
    <w:rsid w:val="00524867"/>
    <w:rsid w:val="00526C00"/>
    <w:rsid w:val="00530643"/>
    <w:rsid w:val="00531471"/>
    <w:rsid w:val="00531717"/>
    <w:rsid w:val="00532130"/>
    <w:rsid w:val="00533B0A"/>
    <w:rsid w:val="00536A38"/>
    <w:rsid w:val="005378F6"/>
    <w:rsid w:val="00537BC0"/>
    <w:rsid w:val="00537F3F"/>
    <w:rsid w:val="005405BF"/>
    <w:rsid w:val="005407F7"/>
    <w:rsid w:val="00542562"/>
    <w:rsid w:val="00545C64"/>
    <w:rsid w:val="0055235B"/>
    <w:rsid w:val="0055238C"/>
    <w:rsid w:val="00553F61"/>
    <w:rsid w:val="005553C5"/>
    <w:rsid w:val="0055722B"/>
    <w:rsid w:val="00567572"/>
    <w:rsid w:val="005731B9"/>
    <w:rsid w:val="00575911"/>
    <w:rsid w:val="00577B72"/>
    <w:rsid w:val="00580952"/>
    <w:rsid w:val="0058253B"/>
    <w:rsid w:val="00586074"/>
    <w:rsid w:val="00586A88"/>
    <w:rsid w:val="00587437"/>
    <w:rsid w:val="00587869"/>
    <w:rsid w:val="00587EED"/>
    <w:rsid w:val="005904F2"/>
    <w:rsid w:val="005913A7"/>
    <w:rsid w:val="00596A7D"/>
    <w:rsid w:val="005A1460"/>
    <w:rsid w:val="005A2486"/>
    <w:rsid w:val="005A3958"/>
    <w:rsid w:val="005B08CB"/>
    <w:rsid w:val="005B5BA6"/>
    <w:rsid w:val="005C1A36"/>
    <w:rsid w:val="005C1D9C"/>
    <w:rsid w:val="005C1FD5"/>
    <w:rsid w:val="005C7D58"/>
    <w:rsid w:val="005D2539"/>
    <w:rsid w:val="005D6204"/>
    <w:rsid w:val="005E44F5"/>
    <w:rsid w:val="005E55DE"/>
    <w:rsid w:val="005E5BF3"/>
    <w:rsid w:val="005E6A6D"/>
    <w:rsid w:val="005E7C4E"/>
    <w:rsid w:val="005F1BA9"/>
    <w:rsid w:val="005F674E"/>
    <w:rsid w:val="005F7553"/>
    <w:rsid w:val="00601DA5"/>
    <w:rsid w:val="00605846"/>
    <w:rsid w:val="00613D1D"/>
    <w:rsid w:val="00613E71"/>
    <w:rsid w:val="00613F08"/>
    <w:rsid w:val="00614ECB"/>
    <w:rsid w:val="00615D12"/>
    <w:rsid w:val="0061661A"/>
    <w:rsid w:val="00620EDB"/>
    <w:rsid w:val="00624F64"/>
    <w:rsid w:val="00627823"/>
    <w:rsid w:val="006307EF"/>
    <w:rsid w:val="006331B2"/>
    <w:rsid w:val="00636826"/>
    <w:rsid w:val="00637501"/>
    <w:rsid w:val="0064623C"/>
    <w:rsid w:val="00651537"/>
    <w:rsid w:val="00655FE9"/>
    <w:rsid w:val="00660D8B"/>
    <w:rsid w:val="00661868"/>
    <w:rsid w:val="00661DD4"/>
    <w:rsid w:val="00663705"/>
    <w:rsid w:val="00666831"/>
    <w:rsid w:val="006673DB"/>
    <w:rsid w:val="00671290"/>
    <w:rsid w:val="00681D7D"/>
    <w:rsid w:val="006827CF"/>
    <w:rsid w:val="00690ACA"/>
    <w:rsid w:val="006914CF"/>
    <w:rsid w:val="006A013F"/>
    <w:rsid w:val="006A3DCD"/>
    <w:rsid w:val="006A44B5"/>
    <w:rsid w:val="006A4CBC"/>
    <w:rsid w:val="006A5707"/>
    <w:rsid w:val="006B1BAA"/>
    <w:rsid w:val="006C47BD"/>
    <w:rsid w:val="006C5976"/>
    <w:rsid w:val="006C6A85"/>
    <w:rsid w:val="006C6BD6"/>
    <w:rsid w:val="006D104E"/>
    <w:rsid w:val="006D4CF8"/>
    <w:rsid w:val="006E3354"/>
    <w:rsid w:val="006E6D6F"/>
    <w:rsid w:val="006F1AD4"/>
    <w:rsid w:val="006F657E"/>
    <w:rsid w:val="00703607"/>
    <w:rsid w:val="00703F9C"/>
    <w:rsid w:val="00705FD9"/>
    <w:rsid w:val="00714C79"/>
    <w:rsid w:val="00716D7A"/>
    <w:rsid w:val="00717FAD"/>
    <w:rsid w:val="00721724"/>
    <w:rsid w:val="0072268E"/>
    <w:rsid w:val="00724B55"/>
    <w:rsid w:val="007359BB"/>
    <w:rsid w:val="007413C6"/>
    <w:rsid w:val="00742570"/>
    <w:rsid w:val="00742E30"/>
    <w:rsid w:val="00756640"/>
    <w:rsid w:val="0076013D"/>
    <w:rsid w:val="007606D7"/>
    <w:rsid w:val="0076345A"/>
    <w:rsid w:val="00766B2D"/>
    <w:rsid w:val="00767994"/>
    <w:rsid w:val="00776758"/>
    <w:rsid w:val="00776C3E"/>
    <w:rsid w:val="00777A65"/>
    <w:rsid w:val="007870C8"/>
    <w:rsid w:val="0079056F"/>
    <w:rsid w:val="00792163"/>
    <w:rsid w:val="00793158"/>
    <w:rsid w:val="0079366E"/>
    <w:rsid w:val="00794064"/>
    <w:rsid w:val="007A0337"/>
    <w:rsid w:val="007A1239"/>
    <w:rsid w:val="007A4F9C"/>
    <w:rsid w:val="007B0680"/>
    <w:rsid w:val="007B0D59"/>
    <w:rsid w:val="007B1448"/>
    <w:rsid w:val="007B21A0"/>
    <w:rsid w:val="007B505C"/>
    <w:rsid w:val="007C130A"/>
    <w:rsid w:val="007C16F5"/>
    <w:rsid w:val="007C266F"/>
    <w:rsid w:val="007C3432"/>
    <w:rsid w:val="007C3C16"/>
    <w:rsid w:val="007D0B4E"/>
    <w:rsid w:val="007D335C"/>
    <w:rsid w:val="007D5CC7"/>
    <w:rsid w:val="007E19C2"/>
    <w:rsid w:val="007E1CFE"/>
    <w:rsid w:val="007E2E63"/>
    <w:rsid w:val="007E6583"/>
    <w:rsid w:val="007E6849"/>
    <w:rsid w:val="0080139B"/>
    <w:rsid w:val="00803AE3"/>
    <w:rsid w:val="008074C3"/>
    <w:rsid w:val="0080798F"/>
    <w:rsid w:val="00807C22"/>
    <w:rsid w:val="00812F86"/>
    <w:rsid w:val="00814540"/>
    <w:rsid w:val="00815AC1"/>
    <w:rsid w:val="008227E7"/>
    <w:rsid w:val="00825CC8"/>
    <w:rsid w:val="00830029"/>
    <w:rsid w:val="00830CA2"/>
    <w:rsid w:val="0083471B"/>
    <w:rsid w:val="00843C96"/>
    <w:rsid w:val="0084453B"/>
    <w:rsid w:val="00846E43"/>
    <w:rsid w:val="008533AA"/>
    <w:rsid w:val="00854C67"/>
    <w:rsid w:val="00865182"/>
    <w:rsid w:val="00865978"/>
    <w:rsid w:val="00865FE0"/>
    <w:rsid w:val="0087182B"/>
    <w:rsid w:val="00881ABD"/>
    <w:rsid w:val="00884983"/>
    <w:rsid w:val="0089526A"/>
    <w:rsid w:val="00895DCE"/>
    <w:rsid w:val="008A5C20"/>
    <w:rsid w:val="008B019F"/>
    <w:rsid w:val="008B25DD"/>
    <w:rsid w:val="008B4031"/>
    <w:rsid w:val="008B6914"/>
    <w:rsid w:val="008B713D"/>
    <w:rsid w:val="008C1207"/>
    <w:rsid w:val="008C2E9B"/>
    <w:rsid w:val="008C2F0F"/>
    <w:rsid w:val="008C6318"/>
    <w:rsid w:val="008D10DA"/>
    <w:rsid w:val="008D289D"/>
    <w:rsid w:val="008E1685"/>
    <w:rsid w:val="008E2CC7"/>
    <w:rsid w:val="008E7C0D"/>
    <w:rsid w:val="008F1C0E"/>
    <w:rsid w:val="008F30D2"/>
    <w:rsid w:val="008F521F"/>
    <w:rsid w:val="008F76B2"/>
    <w:rsid w:val="009029FB"/>
    <w:rsid w:val="009073D4"/>
    <w:rsid w:val="009116BE"/>
    <w:rsid w:val="00915F73"/>
    <w:rsid w:val="00917EA9"/>
    <w:rsid w:val="00921CCD"/>
    <w:rsid w:val="00924E32"/>
    <w:rsid w:val="009250C6"/>
    <w:rsid w:val="00931DB9"/>
    <w:rsid w:val="009457A0"/>
    <w:rsid w:val="009500B1"/>
    <w:rsid w:val="009535CF"/>
    <w:rsid w:val="00957940"/>
    <w:rsid w:val="0096121C"/>
    <w:rsid w:val="00964F84"/>
    <w:rsid w:val="00965061"/>
    <w:rsid w:val="009765E6"/>
    <w:rsid w:val="0099219E"/>
    <w:rsid w:val="00996A2A"/>
    <w:rsid w:val="00996A3D"/>
    <w:rsid w:val="009A3172"/>
    <w:rsid w:val="009A457F"/>
    <w:rsid w:val="009A4D57"/>
    <w:rsid w:val="009A6227"/>
    <w:rsid w:val="009A6E7F"/>
    <w:rsid w:val="009A7773"/>
    <w:rsid w:val="009B07EC"/>
    <w:rsid w:val="009B375A"/>
    <w:rsid w:val="009B45A4"/>
    <w:rsid w:val="009B6DC4"/>
    <w:rsid w:val="009B6FC8"/>
    <w:rsid w:val="009C0EDC"/>
    <w:rsid w:val="009C5EA2"/>
    <w:rsid w:val="009C63FA"/>
    <w:rsid w:val="009D06E1"/>
    <w:rsid w:val="009D2255"/>
    <w:rsid w:val="009D4B0F"/>
    <w:rsid w:val="009D4CAD"/>
    <w:rsid w:val="009D572C"/>
    <w:rsid w:val="009D7D18"/>
    <w:rsid w:val="009E6E93"/>
    <w:rsid w:val="009F2189"/>
    <w:rsid w:val="009F3D02"/>
    <w:rsid w:val="009F4425"/>
    <w:rsid w:val="009F7AC0"/>
    <w:rsid w:val="009F7E72"/>
    <w:rsid w:val="00A042C6"/>
    <w:rsid w:val="00A07388"/>
    <w:rsid w:val="00A14B93"/>
    <w:rsid w:val="00A17BE5"/>
    <w:rsid w:val="00A23226"/>
    <w:rsid w:val="00A23CBE"/>
    <w:rsid w:val="00A26C86"/>
    <w:rsid w:val="00A31F1E"/>
    <w:rsid w:val="00A31F29"/>
    <w:rsid w:val="00A356E8"/>
    <w:rsid w:val="00A35FC1"/>
    <w:rsid w:val="00A43B82"/>
    <w:rsid w:val="00A444AE"/>
    <w:rsid w:val="00A52F02"/>
    <w:rsid w:val="00A5427D"/>
    <w:rsid w:val="00A544C5"/>
    <w:rsid w:val="00A5622E"/>
    <w:rsid w:val="00A604B7"/>
    <w:rsid w:val="00A61DF7"/>
    <w:rsid w:val="00A636BA"/>
    <w:rsid w:val="00A673EF"/>
    <w:rsid w:val="00A81220"/>
    <w:rsid w:val="00A8249B"/>
    <w:rsid w:val="00A97275"/>
    <w:rsid w:val="00AA4EC1"/>
    <w:rsid w:val="00AA5839"/>
    <w:rsid w:val="00AA72CC"/>
    <w:rsid w:val="00AB0C84"/>
    <w:rsid w:val="00AB1003"/>
    <w:rsid w:val="00AB204E"/>
    <w:rsid w:val="00AC040C"/>
    <w:rsid w:val="00AC5EFC"/>
    <w:rsid w:val="00AC6BC8"/>
    <w:rsid w:val="00AC7740"/>
    <w:rsid w:val="00AD23E7"/>
    <w:rsid w:val="00AD3579"/>
    <w:rsid w:val="00AD6C3F"/>
    <w:rsid w:val="00AD7B4B"/>
    <w:rsid w:val="00AE0532"/>
    <w:rsid w:val="00AE1BB8"/>
    <w:rsid w:val="00AE1E82"/>
    <w:rsid w:val="00AE33C6"/>
    <w:rsid w:val="00AE38DC"/>
    <w:rsid w:val="00AE3CC8"/>
    <w:rsid w:val="00AE58D2"/>
    <w:rsid w:val="00AF0065"/>
    <w:rsid w:val="00AF0E35"/>
    <w:rsid w:val="00AF18E1"/>
    <w:rsid w:val="00AF1E87"/>
    <w:rsid w:val="00B013A4"/>
    <w:rsid w:val="00B01471"/>
    <w:rsid w:val="00B0439E"/>
    <w:rsid w:val="00B04EBD"/>
    <w:rsid w:val="00B055AA"/>
    <w:rsid w:val="00B1178B"/>
    <w:rsid w:val="00B153DA"/>
    <w:rsid w:val="00B1650D"/>
    <w:rsid w:val="00B20108"/>
    <w:rsid w:val="00B24BE9"/>
    <w:rsid w:val="00B26AB4"/>
    <w:rsid w:val="00B36C56"/>
    <w:rsid w:val="00B4043B"/>
    <w:rsid w:val="00B432EE"/>
    <w:rsid w:val="00B44716"/>
    <w:rsid w:val="00B47927"/>
    <w:rsid w:val="00B50A0F"/>
    <w:rsid w:val="00B52CBB"/>
    <w:rsid w:val="00B613E3"/>
    <w:rsid w:val="00B64AC5"/>
    <w:rsid w:val="00B72B58"/>
    <w:rsid w:val="00B753B6"/>
    <w:rsid w:val="00B76730"/>
    <w:rsid w:val="00B77105"/>
    <w:rsid w:val="00B819C6"/>
    <w:rsid w:val="00B90079"/>
    <w:rsid w:val="00B91C69"/>
    <w:rsid w:val="00B91E6F"/>
    <w:rsid w:val="00BA06DC"/>
    <w:rsid w:val="00BA1485"/>
    <w:rsid w:val="00BA1BD4"/>
    <w:rsid w:val="00BA4FA4"/>
    <w:rsid w:val="00BA5038"/>
    <w:rsid w:val="00BB09DC"/>
    <w:rsid w:val="00BB64DC"/>
    <w:rsid w:val="00BD3335"/>
    <w:rsid w:val="00BE5773"/>
    <w:rsid w:val="00BF0768"/>
    <w:rsid w:val="00BF12FF"/>
    <w:rsid w:val="00BF2E5E"/>
    <w:rsid w:val="00BF6247"/>
    <w:rsid w:val="00C00500"/>
    <w:rsid w:val="00C01546"/>
    <w:rsid w:val="00C01552"/>
    <w:rsid w:val="00C22DD7"/>
    <w:rsid w:val="00C245D0"/>
    <w:rsid w:val="00C27E6D"/>
    <w:rsid w:val="00C31397"/>
    <w:rsid w:val="00C33F0E"/>
    <w:rsid w:val="00C375BB"/>
    <w:rsid w:val="00C37AA8"/>
    <w:rsid w:val="00C40084"/>
    <w:rsid w:val="00C510F3"/>
    <w:rsid w:val="00C541DA"/>
    <w:rsid w:val="00C56950"/>
    <w:rsid w:val="00C6254A"/>
    <w:rsid w:val="00C65ABF"/>
    <w:rsid w:val="00C672D4"/>
    <w:rsid w:val="00C7650B"/>
    <w:rsid w:val="00C81018"/>
    <w:rsid w:val="00C82297"/>
    <w:rsid w:val="00C82D24"/>
    <w:rsid w:val="00C8367D"/>
    <w:rsid w:val="00C854DD"/>
    <w:rsid w:val="00C864FF"/>
    <w:rsid w:val="00C901A4"/>
    <w:rsid w:val="00C90E17"/>
    <w:rsid w:val="00C92F34"/>
    <w:rsid w:val="00C95EAC"/>
    <w:rsid w:val="00CA5205"/>
    <w:rsid w:val="00CA5E62"/>
    <w:rsid w:val="00CA70FD"/>
    <w:rsid w:val="00CA76AD"/>
    <w:rsid w:val="00CB2286"/>
    <w:rsid w:val="00CB3065"/>
    <w:rsid w:val="00CB3E27"/>
    <w:rsid w:val="00CB617D"/>
    <w:rsid w:val="00CC16A4"/>
    <w:rsid w:val="00CC1D9F"/>
    <w:rsid w:val="00CC202F"/>
    <w:rsid w:val="00CC25F5"/>
    <w:rsid w:val="00CC4343"/>
    <w:rsid w:val="00CE20CF"/>
    <w:rsid w:val="00CE4803"/>
    <w:rsid w:val="00CE5B3A"/>
    <w:rsid w:val="00CF28DE"/>
    <w:rsid w:val="00CF590C"/>
    <w:rsid w:val="00CF6F1A"/>
    <w:rsid w:val="00D00CFC"/>
    <w:rsid w:val="00D0228E"/>
    <w:rsid w:val="00D02DE0"/>
    <w:rsid w:val="00D046D8"/>
    <w:rsid w:val="00D1075B"/>
    <w:rsid w:val="00D15A27"/>
    <w:rsid w:val="00D1791B"/>
    <w:rsid w:val="00D24BA6"/>
    <w:rsid w:val="00D24FA1"/>
    <w:rsid w:val="00D26D83"/>
    <w:rsid w:val="00D30F40"/>
    <w:rsid w:val="00D339DC"/>
    <w:rsid w:val="00D33FB4"/>
    <w:rsid w:val="00D45283"/>
    <w:rsid w:val="00D52E1C"/>
    <w:rsid w:val="00D570A5"/>
    <w:rsid w:val="00D62C32"/>
    <w:rsid w:val="00D62C88"/>
    <w:rsid w:val="00D631A9"/>
    <w:rsid w:val="00D63942"/>
    <w:rsid w:val="00D64BED"/>
    <w:rsid w:val="00D64F5E"/>
    <w:rsid w:val="00D664C8"/>
    <w:rsid w:val="00D70B01"/>
    <w:rsid w:val="00D723E5"/>
    <w:rsid w:val="00D73DF8"/>
    <w:rsid w:val="00D77085"/>
    <w:rsid w:val="00D80D7C"/>
    <w:rsid w:val="00D83924"/>
    <w:rsid w:val="00D8652B"/>
    <w:rsid w:val="00D903C9"/>
    <w:rsid w:val="00D9139C"/>
    <w:rsid w:val="00D95987"/>
    <w:rsid w:val="00DA24BE"/>
    <w:rsid w:val="00DA42AE"/>
    <w:rsid w:val="00DA7A63"/>
    <w:rsid w:val="00DB64AD"/>
    <w:rsid w:val="00DB7767"/>
    <w:rsid w:val="00DC5BAA"/>
    <w:rsid w:val="00DC61C0"/>
    <w:rsid w:val="00DD1047"/>
    <w:rsid w:val="00DD109E"/>
    <w:rsid w:val="00DD2992"/>
    <w:rsid w:val="00DD74AF"/>
    <w:rsid w:val="00DE080C"/>
    <w:rsid w:val="00DE3318"/>
    <w:rsid w:val="00DE7EF9"/>
    <w:rsid w:val="00DF061D"/>
    <w:rsid w:val="00DF0FC9"/>
    <w:rsid w:val="00DF27D9"/>
    <w:rsid w:val="00DF2BAA"/>
    <w:rsid w:val="00DF4249"/>
    <w:rsid w:val="00DF4D53"/>
    <w:rsid w:val="00DF595E"/>
    <w:rsid w:val="00DF66FB"/>
    <w:rsid w:val="00DF7263"/>
    <w:rsid w:val="00E051BF"/>
    <w:rsid w:val="00E059F1"/>
    <w:rsid w:val="00E108ED"/>
    <w:rsid w:val="00E11290"/>
    <w:rsid w:val="00E13870"/>
    <w:rsid w:val="00E13FEC"/>
    <w:rsid w:val="00E1455B"/>
    <w:rsid w:val="00E14C3D"/>
    <w:rsid w:val="00E14D2A"/>
    <w:rsid w:val="00E16EEF"/>
    <w:rsid w:val="00E22FA4"/>
    <w:rsid w:val="00E23D6C"/>
    <w:rsid w:val="00E249ED"/>
    <w:rsid w:val="00E254DE"/>
    <w:rsid w:val="00E26DF7"/>
    <w:rsid w:val="00E33354"/>
    <w:rsid w:val="00E3436B"/>
    <w:rsid w:val="00E37CA8"/>
    <w:rsid w:val="00E42201"/>
    <w:rsid w:val="00E43042"/>
    <w:rsid w:val="00E4386B"/>
    <w:rsid w:val="00E45954"/>
    <w:rsid w:val="00E5061C"/>
    <w:rsid w:val="00E64FAF"/>
    <w:rsid w:val="00E6576D"/>
    <w:rsid w:val="00E76368"/>
    <w:rsid w:val="00E774DF"/>
    <w:rsid w:val="00E77D35"/>
    <w:rsid w:val="00E77EBA"/>
    <w:rsid w:val="00E92268"/>
    <w:rsid w:val="00E94642"/>
    <w:rsid w:val="00E96817"/>
    <w:rsid w:val="00EA436B"/>
    <w:rsid w:val="00EA563F"/>
    <w:rsid w:val="00EA7B3B"/>
    <w:rsid w:val="00EB04C0"/>
    <w:rsid w:val="00EB253F"/>
    <w:rsid w:val="00EB497A"/>
    <w:rsid w:val="00EB66F0"/>
    <w:rsid w:val="00EC3BC8"/>
    <w:rsid w:val="00EC3D0D"/>
    <w:rsid w:val="00EC6ECE"/>
    <w:rsid w:val="00ED5BBA"/>
    <w:rsid w:val="00ED6FB6"/>
    <w:rsid w:val="00EE09E0"/>
    <w:rsid w:val="00EE3A8B"/>
    <w:rsid w:val="00EE5F03"/>
    <w:rsid w:val="00EE64A6"/>
    <w:rsid w:val="00EF5221"/>
    <w:rsid w:val="00F04907"/>
    <w:rsid w:val="00F12486"/>
    <w:rsid w:val="00F12A6E"/>
    <w:rsid w:val="00F211CC"/>
    <w:rsid w:val="00F214F2"/>
    <w:rsid w:val="00F263A0"/>
    <w:rsid w:val="00F301D4"/>
    <w:rsid w:val="00F31FBD"/>
    <w:rsid w:val="00F3221F"/>
    <w:rsid w:val="00F327B1"/>
    <w:rsid w:val="00F33C22"/>
    <w:rsid w:val="00F35D56"/>
    <w:rsid w:val="00F36E22"/>
    <w:rsid w:val="00F37E74"/>
    <w:rsid w:val="00F42C4C"/>
    <w:rsid w:val="00F43E15"/>
    <w:rsid w:val="00F46ECB"/>
    <w:rsid w:val="00F54A19"/>
    <w:rsid w:val="00F567EF"/>
    <w:rsid w:val="00F605EF"/>
    <w:rsid w:val="00F635EF"/>
    <w:rsid w:val="00F67603"/>
    <w:rsid w:val="00F748B9"/>
    <w:rsid w:val="00F75818"/>
    <w:rsid w:val="00F841FC"/>
    <w:rsid w:val="00F8484B"/>
    <w:rsid w:val="00F85764"/>
    <w:rsid w:val="00F954E5"/>
    <w:rsid w:val="00FA2AA7"/>
    <w:rsid w:val="00FA484D"/>
    <w:rsid w:val="00FA6420"/>
    <w:rsid w:val="00FA7BC0"/>
    <w:rsid w:val="00FB13C9"/>
    <w:rsid w:val="00FB3172"/>
    <w:rsid w:val="00FB5466"/>
    <w:rsid w:val="00FB76E1"/>
    <w:rsid w:val="00FC4AAB"/>
    <w:rsid w:val="00FC65AA"/>
    <w:rsid w:val="00FC7E1B"/>
    <w:rsid w:val="00FD2DEA"/>
    <w:rsid w:val="00FD5C44"/>
    <w:rsid w:val="00FE0BE7"/>
    <w:rsid w:val="00FE0D74"/>
    <w:rsid w:val="00FE7567"/>
    <w:rsid w:val="00FF0EED"/>
    <w:rsid w:val="00FF4936"/>
    <w:rsid w:val="00FF64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B9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106"/>
  </w:style>
  <w:style w:type="paragraph" w:styleId="Heading1">
    <w:name w:val="heading 1"/>
    <w:basedOn w:val="Normal"/>
    <w:next w:val="Normal"/>
    <w:link w:val="Heading1Char"/>
    <w:uiPriority w:val="9"/>
    <w:qFormat/>
    <w:rsid w:val="00613E7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13E7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613E7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613E7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613E71"/>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613E71"/>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613E7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613E7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613E7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E71"/>
    <w:rPr>
      <w:rFonts w:asciiTheme="majorHAnsi" w:eastAsiaTheme="majorEastAsia" w:hAnsiTheme="majorHAnsi" w:cstheme="majorBidi"/>
      <w:b/>
      <w:bCs/>
      <w:color w:val="365F91" w:themeColor="accent1" w:themeShade="BF"/>
      <w:sz w:val="24"/>
      <w:szCs w:val="24"/>
    </w:rPr>
  </w:style>
  <w:style w:type="paragraph" w:styleId="ListParagraph">
    <w:name w:val="List Paragraph"/>
    <w:basedOn w:val="Normal"/>
    <w:uiPriority w:val="34"/>
    <w:qFormat/>
    <w:rsid w:val="00613E71"/>
    <w:pPr>
      <w:ind w:left="720"/>
      <w:contextualSpacing/>
    </w:pPr>
  </w:style>
  <w:style w:type="character" w:customStyle="1" w:styleId="A5">
    <w:name w:val="A5"/>
    <w:uiPriority w:val="99"/>
    <w:rsid w:val="00A5622E"/>
    <w:rPr>
      <w:rFonts w:cs="Frutiger 55 Roman"/>
      <w:color w:val="000000"/>
      <w:sz w:val="20"/>
      <w:szCs w:val="20"/>
    </w:rPr>
  </w:style>
  <w:style w:type="paragraph" w:styleId="FootnoteText">
    <w:name w:val="footnote text"/>
    <w:basedOn w:val="Normal"/>
    <w:link w:val="FootnoteTextChar"/>
    <w:uiPriority w:val="99"/>
    <w:semiHidden/>
    <w:unhideWhenUsed/>
    <w:rsid w:val="00A5622E"/>
    <w:rPr>
      <w:sz w:val="20"/>
      <w:szCs w:val="20"/>
    </w:rPr>
  </w:style>
  <w:style w:type="character" w:customStyle="1" w:styleId="FootnoteTextChar">
    <w:name w:val="Footnote Text Char"/>
    <w:basedOn w:val="DefaultParagraphFont"/>
    <w:link w:val="FootnoteText"/>
    <w:uiPriority w:val="99"/>
    <w:semiHidden/>
    <w:rsid w:val="00A5622E"/>
    <w:rPr>
      <w:sz w:val="20"/>
      <w:szCs w:val="20"/>
    </w:rPr>
  </w:style>
  <w:style w:type="character" w:styleId="FootnoteReference">
    <w:name w:val="footnote reference"/>
    <w:basedOn w:val="DefaultParagraphFont"/>
    <w:uiPriority w:val="99"/>
    <w:semiHidden/>
    <w:unhideWhenUsed/>
    <w:rsid w:val="00A5622E"/>
    <w:rPr>
      <w:vertAlign w:val="superscript"/>
    </w:rPr>
  </w:style>
  <w:style w:type="paragraph" w:styleId="NormalWeb">
    <w:name w:val="Normal (Web)"/>
    <w:basedOn w:val="Normal"/>
    <w:uiPriority w:val="99"/>
    <w:unhideWhenUsed/>
    <w:rsid w:val="00A5622E"/>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A56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6C56"/>
    <w:rPr>
      <w:rFonts w:ascii="Tahoma" w:hAnsi="Tahoma" w:cs="Tahoma"/>
      <w:sz w:val="16"/>
      <w:szCs w:val="16"/>
    </w:rPr>
  </w:style>
  <w:style w:type="character" w:customStyle="1" w:styleId="BalloonTextChar">
    <w:name w:val="Balloon Text Char"/>
    <w:basedOn w:val="DefaultParagraphFont"/>
    <w:link w:val="BalloonText"/>
    <w:uiPriority w:val="99"/>
    <w:semiHidden/>
    <w:rsid w:val="00B36C56"/>
    <w:rPr>
      <w:rFonts w:ascii="Tahoma" w:hAnsi="Tahoma" w:cs="Tahoma"/>
      <w:sz w:val="16"/>
      <w:szCs w:val="16"/>
    </w:rPr>
  </w:style>
  <w:style w:type="character" w:customStyle="1" w:styleId="Heading3Char">
    <w:name w:val="Heading 3 Char"/>
    <w:basedOn w:val="DefaultParagraphFont"/>
    <w:link w:val="Heading3"/>
    <w:uiPriority w:val="9"/>
    <w:rsid w:val="00613E71"/>
    <w:rPr>
      <w:rFonts w:asciiTheme="majorHAnsi" w:eastAsiaTheme="majorEastAsia" w:hAnsiTheme="majorHAnsi" w:cstheme="majorBidi"/>
      <w:color w:val="4F81BD" w:themeColor="accent1"/>
      <w:sz w:val="24"/>
      <w:szCs w:val="24"/>
    </w:rPr>
  </w:style>
  <w:style w:type="character" w:styleId="Hyperlink">
    <w:name w:val="Hyperlink"/>
    <w:basedOn w:val="DefaultParagraphFont"/>
    <w:uiPriority w:val="99"/>
    <w:unhideWhenUsed/>
    <w:rsid w:val="009F7AC0"/>
    <w:rPr>
      <w:color w:val="0000FF"/>
      <w:u w:val="single"/>
    </w:rPr>
  </w:style>
  <w:style w:type="paragraph" w:styleId="Header">
    <w:name w:val="header"/>
    <w:basedOn w:val="Normal"/>
    <w:link w:val="HeaderChar"/>
    <w:uiPriority w:val="99"/>
    <w:unhideWhenUsed/>
    <w:rsid w:val="00CC202F"/>
    <w:pPr>
      <w:tabs>
        <w:tab w:val="center" w:pos="4680"/>
        <w:tab w:val="right" w:pos="9360"/>
      </w:tabs>
    </w:pPr>
  </w:style>
  <w:style w:type="character" w:customStyle="1" w:styleId="HeaderChar">
    <w:name w:val="Header Char"/>
    <w:basedOn w:val="DefaultParagraphFont"/>
    <w:link w:val="Header"/>
    <w:uiPriority w:val="99"/>
    <w:rsid w:val="00CC202F"/>
  </w:style>
  <w:style w:type="paragraph" w:styleId="Footer">
    <w:name w:val="footer"/>
    <w:basedOn w:val="Normal"/>
    <w:link w:val="FooterChar"/>
    <w:uiPriority w:val="99"/>
    <w:unhideWhenUsed/>
    <w:rsid w:val="00CC202F"/>
    <w:pPr>
      <w:tabs>
        <w:tab w:val="center" w:pos="4680"/>
        <w:tab w:val="right" w:pos="9360"/>
      </w:tabs>
    </w:pPr>
  </w:style>
  <w:style w:type="character" w:customStyle="1" w:styleId="FooterChar">
    <w:name w:val="Footer Char"/>
    <w:basedOn w:val="DefaultParagraphFont"/>
    <w:link w:val="Footer"/>
    <w:uiPriority w:val="99"/>
    <w:rsid w:val="00CC202F"/>
  </w:style>
  <w:style w:type="character" w:customStyle="1" w:styleId="Heading2Char">
    <w:name w:val="Heading 2 Char"/>
    <w:basedOn w:val="DefaultParagraphFont"/>
    <w:link w:val="Heading2"/>
    <w:uiPriority w:val="9"/>
    <w:rsid w:val="00613E71"/>
    <w:rPr>
      <w:rFonts w:asciiTheme="majorHAnsi" w:eastAsiaTheme="majorEastAsia" w:hAnsiTheme="majorHAnsi" w:cstheme="majorBidi"/>
      <w:color w:val="365F91" w:themeColor="accent1" w:themeShade="BF"/>
      <w:sz w:val="24"/>
      <w:szCs w:val="24"/>
    </w:rPr>
  </w:style>
  <w:style w:type="paragraph" w:styleId="NoSpacing">
    <w:name w:val="No Spacing"/>
    <w:basedOn w:val="Normal"/>
    <w:link w:val="NoSpacingChar"/>
    <w:uiPriority w:val="1"/>
    <w:qFormat/>
    <w:rsid w:val="00613E71"/>
    <w:pPr>
      <w:ind w:firstLine="0"/>
    </w:pPr>
  </w:style>
  <w:style w:type="character" w:customStyle="1" w:styleId="Heading4Char">
    <w:name w:val="Heading 4 Char"/>
    <w:basedOn w:val="DefaultParagraphFont"/>
    <w:link w:val="Heading4"/>
    <w:uiPriority w:val="9"/>
    <w:rsid w:val="00613E71"/>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613E71"/>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613E71"/>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613E71"/>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613E71"/>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613E71"/>
    <w:rPr>
      <w:rFonts w:asciiTheme="majorHAnsi" w:eastAsiaTheme="majorEastAsia" w:hAnsiTheme="majorHAnsi" w:cstheme="majorBidi"/>
      <w:i/>
      <w:iCs/>
      <w:color w:val="9BBB59" w:themeColor="accent3"/>
      <w:sz w:val="20"/>
      <w:szCs w:val="20"/>
    </w:rPr>
  </w:style>
  <w:style w:type="paragraph" w:styleId="Title">
    <w:name w:val="Title"/>
    <w:basedOn w:val="Normal"/>
    <w:next w:val="Normal"/>
    <w:link w:val="TitleChar"/>
    <w:uiPriority w:val="10"/>
    <w:qFormat/>
    <w:rsid w:val="00613E7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613E71"/>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613E7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13E71"/>
    <w:rPr>
      <w:rFonts w:asciiTheme="minorHAnsi"/>
      <w:i/>
      <w:iCs/>
      <w:sz w:val="24"/>
      <w:szCs w:val="24"/>
    </w:rPr>
  </w:style>
  <w:style w:type="character" w:styleId="Strong">
    <w:name w:val="Strong"/>
    <w:basedOn w:val="DefaultParagraphFont"/>
    <w:uiPriority w:val="22"/>
    <w:qFormat/>
    <w:rsid w:val="00613E71"/>
    <w:rPr>
      <w:b/>
      <w:bCs/>
      <w:spacing w:val="0"/>
    </w:rPr>
  </w:style>
  <w:style w:type="character" w:styleId="Emphasis">
    <w:name w:val="Emphasis"/>
    <w:uiPriority w:val="20"/>
    <w:qFormat/>
    <w:rsid w:val="00613E71"/>
    <w:rPr>
      <w:b/>
      <w:bCs/>
      <w:i/>
      <w:iCs/>
      <w:color w:val="5A5A5A" w:themeColor="text1" w:themeTint="A5"/>
    </w:rPr>
  </w:style>
  <w:style w:type="paragraph" w:styleId="Quote">
    <w:name w:val="Quote"/>
    <w:basedOn w:val="Normal"/>
    <w:next w:val="Normal"/>
    <w:link w:val="QuoteChar"/>
    <w:uiPriority w:val="29"/>
    <w:qFormat/>
    <w:rsid w:val="00613E7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13E7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13E7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13E71"/>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613E71"/>
    <w:rPr>
      <w:i/>
      <w:iCs/>
      <w:color w:val="5A5A5A" w:themeColor="text1" w:themeTint="A5"/>
    </w:rPr>
  </w:style>
  <w:style w:type="character" w:styleId="IntenseEmphasis">
    <w:name w:val="Intense Emphasis"/>
    <w:uiPriority w:val="21"/>
    <w:qFormat/>
    <w:rsid w:val="00613E71"/>
    <w:rPr>
      <w:b/>
      <w:bCs/>
      <w:i/>
      <w:iCs/>
      <w:color w:val="4F81BD" w:themeColor="accent1"/>
      <w:sz w:val="22"/>
      <w:szCs w:val="22"/>
    </w:rPr>
  </w:style>
  <w:style w:type="character" w:styleId="SubtleReference">
    <w:name w:val="Subtle Reference"/>
    <w:uiPriority w:val="31"/>
    <w:qFormat/>
    <w:rsid w:val="00613E71"/>
    <w:rPr>
      <w:color w:val="auto"/>
      <w:u w:val="single" w:color="9BBB59" w:themeColor="accent3"/>
    </w:rPr>
  </w:style>
  <w:style w:type="character" w:styleId="IntenseReference">
    <w:name w:val="Intense Reference"/>
    <w:basedOn w:val="DefaultParagraphFont"/>
    <w:uiPriority w:val="32"/>
    <w:qFormat/>
    <w:rsid w:val="00613E71"/>
    <w:rPr>
      <w:b/>
      <w:bCs/>
      <w:color w:val="76923C" w:themeColor="accent3" w:themeShade="BF"/>
      <w:u w:val="single" w:color="9BBB59" w:themeColor="accent3"/>
    </w:rPr>
  </w:style>
  <w:style w:type="character" w:styleId="BookTitle">
    <w:name w:val="Book Title"/>
    <w:basedOn w:val="DefaultParagraphFont"/>
    <w:uiPriority w:val="33"/>
    <w:qFormat/>
    <w:rsid w:val="00613E7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13E71"/>
    <w:pPr>
      <w:outlineLvl w:val="9"/>
    </w:pPr>
  </w:style>
  <w:style w:type="paragraph" w:styleId="Caption">
    <w:name w:val="caption"/>
    <w:basedOn w:val="Normal"/>
    <w:next w:val="Normal"/>
    <w:uiPriority w:val="35"/>
    <w:semiHidden/>
    <w:unhideWhenUsed/>
    <w:qFormat/>
    <w:rsid w:val="00613E71"/>
    <w:rPr>
      <w:b/>
      <w:bCs/>
      <w:sz w:val="18"/>
      <w:szCs w:val="18"/>
    </w:rPr>
  </w:style>
  <w:style w:type="character" w:customStyle="1" w:styleId="NoSpacingChar">
    <w:name w:val="No Spacing Char"/>
    <w:basedOn w:val="DefaultParagraphFont"/>
    <w:link w:val="NoSpacing"/>
    <w:uiPriority w:val="1"/>
    <w:rsid w:val="00613E71"/>
  </w:style>
  <w:style w:type="character" w:styleId="CommentReference">
    <w:name w:val="annotation reference"/>
    <w:basedOn w:val="DefaultParagraphFont"/>
    <w:uiPriority w:val="99"/>
    <w:semiHidden/>
    <w:unhideWhenUsed/>
    <w:rsid w:val="001355F9"/>
    <w:rPr>
      <w:sz w:val="16"/>
      <w:szCs w:val="16"/>
    </w:rPr>
  </w:style>
  <w:style w:type="paragraph" w:styleId="CommentText">
    <w:name w:val="annotation text"/>
    <w:basedOn w:val="Normal"/>
    <w:link w:val="CommentTextChar"/>
    <w:uiPriority w:val="99"/>
    <w:semiHidden/>
    <w:unhideWhenUsed/>
    <w:rsid w:val="001355F9"/>
    <w:rPr>
      <w:sz w:val="20"/>
      <w:szCs w:val="20"/>
    </w:rPr>
  </w:style>
  <w:style w:type="character" w:customStyle="1" w:styleId="CommentTextChar">
    <w:name w:val="Comment Text Char"/>
    <w:basedOn w:val="DefaultParagraphFont"/>
    <w:link w:val="CommentText"/>
    <w:uiPriority w:val="99"/>
    <w:semiHidden/>
    <w:rsid w:val="001355F9"/>
    <w:rPr>
      <w:sz w:val="20"/>
      <w:szCs w:val="20"/>
    </w:rPr>
  </w:style>
  <w:style w:type="paragraph" w:styleId="CommentSubject">
    <w:name w:val="annotation subject"/>
    <w:basedOn w:val="CommentText"/>
    <w:next w:val="CommentText"/>
    <w:link w:val="CommentSubjectChar"/>
    <w:uiPriority w:val="99"/>
    <w:semiHidden/>
    <w:unhideWhenUsed/>
    <w:rsid w:val="001355F9"/>
    <w:rPr>
      <w:b/>
      <w:bCs/>
    </w:rPr>
  </w:style>
  <w:style w:type="character" w:customStyle="1" w:styleId="CommentSubjectChar">
    <w:name w:val="Comment Subject Char"/>
    <w:basedOn w:val="CommentTextChar"/>
    <w:link w:val="CommentSubject"/>
    <w:uiPriority w:val="99"/>
    <w:semiHidden/>
    <w:rsid w:val="001355F9"/>
    <w:rPr>
      <w:b/>
      <w:bCs/>
      <w:sz w:val="20"/>
      <w:szCs w:val="20"/>
    </w:rPr>
  </w:style>
  <w:style w:type="character" w:styleId="PageNumber">
    <w:name w:val="page number"/>
    <w:basedOn w:val="DefaultParagraphFont"/>
    <w:uiPriority w:val="99"/>
    <w:semiHidden/>
    <w:unhideWhenUsed/>
    <w:rsid w:val="0055722B"/>
  </w:style>
  <w:style w:type="paragraph" w:styleId="Revision">
    <w:name w:val="Revision"/>
    <w:hidden/>
    <w:uiPriority w:val="99"/>
    <w:semiHidden/>
    <w:rsid w:val="00531471"/>
    <w:pPr>
      <w:ind w:firstLine="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106"/>
  </w:style>
  <w:style w:type="paragraph" w:styleId="Heading1">
    <w:name w:val="heading 1"/>
    <w:basedOn w:val="Normal"/>
    <w:next w:val="Normal"/>
    <w:link w:val="Heading1Char"/>
    <w:uiPriority w:val="9"/>
    <w:qFormat/>
    <w:rsid w:val="00613E7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13E7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613E7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613E7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613E71"/>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613E71"/>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613E7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613E7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613E7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E71"/>
    <w:rPr>
      <w:rFonts w:asciiTheme="majorHAnsi" w:eastAsiaTheme="majorEastAsia" w:hAnsiTheme="majorHAnsi" w:cstheme="majorBidi"/>
      <w:b/>
      <w:bCs/>
      <w:color w:val="365F91" w:themeColor="accent1" w:themeShade="BF"/>
      <w:sz w:val="24"/>
      <w:szCs w:val="24"/>
    </w:rPr>
  </w:style>
  <w:style w:type="paragraph" w:styleId="ListParagraph">
    <w:name w:val="List Paragraph"/>
    <w:basedOn w:val="Normal"/>
    <w:uiPriority w:val="34"/>
    <w:qFormat/>
    <w:rsid w:val="00613E71"/>
    <w:pPr>
      <w:ind w:left="720"/>
      <w:contextualSpacing/>
    </w:pPr>
  </w:style>
  <w:style w:type="character" w:customStyle="1" w:styleId="A5">
    <w:name w:val="A5"/>
    <w:uiPriority w:val="99"/>
    <w:rsid w:val="00A5622E"/>
    <w:rPr>
      <w:rFonts w:cs="Frutiger 55 Roman"/>
      <w:color w:val="000000"/>
      <w:sz w:val="20"/>
      <w:szCs w:val="20"/>
    </w:rPr>
  </w:style>
  <w:style w:type="paragraph" w:styleId="FootnoteText">
    <w:name w:val="footnote text"/>
    <w:basedOn w:val="Normal"/>
    <w:link w:val="FootnoteTextChar"/>
    <w:uiPriority w:val="99"/>
    <w:semiHidden/>
    <w:unhideWhenUsed/>
    <w:rsid w:val="00A5622E"/>
    <w:rPr>
      <w:sz w:val="20"/>
      <w:szCs w:val="20"/>
    </w:rPr>
  </w:style>
  <w:style w:type="character" w:customStyle="1" w:styleId="FootnoteTextChar">
    <w:name w:val="Footnote Text Char"/>
    <w:basedOn w:val="DefaultParagraphFont"/>
    <w:link w:val="FootnoteText"/>
    <w:uiPriority w:val="99"/>
    <w:semiHidden/>
    <w:rsid w:val="00A5622E"/>
    <w:rPr>
      <w:sz w:val="20"/>
      <w:szCs w:val="20"/>
    </w:rPr>
  </w:style>
  <w:style w:type="character" w:styleId="FootnoteReference">
    <w:name w:val="footnote reference"/>
    <w:basedOn w:val="DefaultParagraphFont"/>
    <w:uiPriority w:val="99"/>
    <w:semiHidden/>
    <w:unhideWhenUsed/>
    <w:rsid w:val="00A5622E"/>
    <w:rPr>
      <w:vertAlign w:val="superscript"/>
    </w:rPr>
  </w:style>
  <w:style w:type="paragraph" w:styleId="NormalWeb">
    <w:name w:val="Normal (Web)"/>
    <w:basedOn w:val="Normal"/>
    <w:uiPriority w:val="99"/>
    <w:unhideWhenUsed/>
    <w:rsid w:val="00A5622E"/>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A56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6C56"/>
    <w:rPr>
      <w:rFonts w:ascii="Tahoma" w:hAnsi="Tahoma" w:cs="Tahoma"/>
      <w:sz w:val="16"/>
      <w:szCs w:val="16"/>
    </w:rPr>
  </w:style>
  <w:style w:type="character" w:customStyle="1" w:styleId="BalloonTextChar">
    <w:name w:val="Balloon Text Char"/>
    <w:basedOn w:val="DefaultParagraphFont"/>
    <w:link w:val="BalloonText"/>
    <w:uiPriority w:val="99"/>
    <w:semiHidden/>
    <w:rsid w:val="00B36C56"/>
    <w:rPr>
      <w:rFonts w:ascii="Tahoma" w:hAnsi="Tahoma" w:cs="Tahoma"/>
      <w:sz w:val="16"/>
      <w:szCs w:val="16"/>
    </w:rPr>
  </w:style>
  <w:style w:type="character" w:customStyle="1" w:styleId="Heading3Char">
    <w:name w:val="Heading 3 Char"/>
    <w:basedOn w:val="DefaultParagraphFont"/>
    <w:link w:val="Heading3"/>
    <w:uiPriority w:val="9"/>
    <w:rsid w:val="00613E71"/>
    <w:rPr>
      <w:rFonts w:asciiTheme="majorHAnsi" w:eastAsiaTheme="majorEastAsia" w:hAnsiTheme="majorHAnsi" w:cstheme="majorBidi"/>
      <w:color w:val="4F81BD" w:themeColor="accent1"/>
      <w:sz w:val="24"/>
      <w:szCs w:val="24"/>
    </w:rPr>
  </w:style>
  <w:style w:type="character" w:styleId="Hyperlink">
    <w:name w:val="Hyperlink"/>
    <w:basedOn w:val="DefaultParagraphFont"/>
    <w:uiPriority w:val="99"/>
    <w:unhideWhenUsed/>
    <w:rsid w:val="009F7AC0"/>
    <w:rPr>
      <w:color w:val="0000FF"/>
      <w:u w:val="single"/>
    </w:rPr>
  </w:style>
  <w:style w:type="paragraph" w:styleId="Header">
    <w:name w:val="header"/>
    <w:basedOn w:val="Normal"/>
    <w:link w:val="HeaderChar"/>
    <w:uiPriority w:val="99"/>
    <w:unhideWhenUsed/>
    <w:rsid w:val="00CC202F"/>
    <w:pPr>
      <w:tabs>
        <w:tab w:val="center" w:pos="4680"/>
        <w:tab w:val="right" w:pos="9360"/>
      </w:tabs>
    </w:pPr>
  </w:style>
  <w:style w:type="character" w:customStyle="1" w:styleId="HeaderChar">
    <w:name w:val="Header Char"/>
    <w:basedOn w:val="DefaultParagraphFont"/>
    <w:link w:val="Header"/>
    <w:uiPriority w:val="99"/>
    <w:rsid w:val="00CC202F"/>
  </w:style>
  <w:style w:type="paragraph" w:styleId="Footer">
    <w:name w:val="footer"/>
    <w:basedOn w:val="Normal"/>
    <w:link w:val="FooterChar"/>
    <w:uiPriority w:val="99"/>
    <w:unhideWhenUsed/>
    <w:rsid w:val="00CC202F"/>
    <w:pPr>
      <w:tabs>
        <w:tab w:val="center" w:pos="4680"/>
        <w:tab w:val="right" w:pos="9360"/>
      </w:tabs>
    </w:pPr>
  </w:style>
  <w:style w:type="character" w:customStyle="1" w:styleId="FooterChar">
    <w:name w:val="Footer Char"/>
    <w:basedOn w:val="DefaultParagraphFont"/>
    <w:link w:val="Footer"/>
    <w:uiPriority w:val="99"/>
    <w:rsid w:val="00CC202F"/>
  </w:style>
  <w:style w:type="character" w:customStyle="1" w:styleId="Heading2Char">
    <w:name w:val="Heading 2 Char"/>
    <w:basedOn w:val="DefaultParagraphFont"/>
    <w:link w:val="Heading2"/>
    <w:uiPriority w:val="9"/>
    <w:rsid w:val="00613E71"/>
    <w:rPr>
      <w:rFonts w:asciiTheme="majorHAnsi" w:eastAsiaTheme="majorEastAsia" w:hAnsiTheme="majorHAnsi" w:cstheme="majorBidi"/>
      <w:color w:val="365F91" w:themeColor="accent1" w:themeShade="BF"/>
      <w:sz w:val="24"/>
      <w:szCs w:val="24"/>
    </w:rPr>
  </w:style>
  <w:style w:type="paragraph" w:styleId="NoSpacing">
    <w:name w:val="No Spacing"/>
    <w:basedOn w:val="Normal"/>
    <w:link w:val="NoSpacingChar"/>
    <w:uiPriority w:val="1"/>
    <w:qFormat/>
    <w:rsid w:val="00613E71"/>
    <w:pPr>
      <w:ind w:firstLine="0"/>
    </w:pPr>
  </w:style>
  <w:style w:type="character" w:customStyle="1" w:styleId="Heading4Char">
    <w:name w:val="Heading 4 Char"/>
    <w:basedOn w:val="DefaultParagraphFont"/>
    <w:link w:val="Heading4"/>
    <w:uiPriority w:val="9"/>
    <w:rsid w:val="00613E71"/>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613E71"/>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613E71"/>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613E71"/>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613E71"/>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613E71"/>
    <w:rPr>
      <w:rFonts w:asciiTheme="majorHAnsi" w:eastAsiaTheme="majorEastAsia" w:hAnsiTheme="majorHAnsi" w:cstheme="majorBidi"/>
      <w:i/>
      <w:iCs/>
      <w:color w:val="9BBB59" w:themeColor="accent3"/>
      <w:sz w:val="20"/>
      <w:szCs w:val="20"/>
    </w:rPr>
  </w:style>
  <w:style w:type="paragraph" w:styleId="Title">
    <w:name w:val="Title"/>
    <w:basedOn w:val="Normal"/>
    <w:next w:val="Normal"/>
    <w:link w:val="TitleChar"/>
    <w:uiPriority w:val="10"/>
    <w:qFormat/>
    <w:rsid w:val="00613E7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613E71"/>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613E7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13E71"/>
    <w:rPr>
      <w:rFonts w:asciiTheme="minorHAnsi"/>
      <w:i/>
      <w:iCs/>
      <w:sz w:val="24"/>
      <w:szCs w:val="24"/>
    </w:rPr>
  </w:style>
  <w:style w:type="character" w:styleId="Strong">
    <w:name w:val="Strong"/>
    <w:basedOn w:val="DefaultParagraphFont"/>
    <w:uiPriority w:val="22"/>
    <w:qFormat/>
    <w:rsid w:val="00613E71"/>
    <w:rPr>
      <w:b/>
      <w:bCs/>
      <w:spacing w:val="0"/>
    </w:rPr>
  </w:style>
  <w:style w:type="character" w:styleId="Emphasis">
    <w:name w:val="Emphasis"/>
    <w:uiPriority w:val="20"/>
    <w:qFormat/>
    <w:rsid w:val="00613E71"/>
    <w:rPr>
      <w:b/>
      <w:bCs/>
      <w:i/>
      <w:iCs/>
      <w:color w:val="5A5A5A" w:themeColor="text1" w:themeTint="A5"/>
    </w:rPr>
  </w:style>
  <w:style w:type="paragraph" w:styleId="Quote">
    <w:name w:val="Quote"/>
    <w:basedOn w:val="Normal"/>
    <w:next w:val="Normal"/>
    <w:link w:val="QuoteChar"/>
    <w:uiPriority w:val="29"/>
    <w:qFormat/>
    <w:rsid w:val="00613E7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13E7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13E7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13E71"/>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613E71"/>
    <w:rPr>
      <w:i/>
      <w:iCs/>
      <w:color w:val="5A5A5A" w:themeColor="text1" w:themeTint="A5"/>
    </w:rPr>
  </w:style>
  <w:style w:type="character" w:styleId="IntenseEmphasis">
    <w:name w:val="Intense Emphasis"/>
    <w:uiPriority w:val="21"/>
    <w:qFormat/>
    <w:rsid w:val="00613E71"/>
    <w:rPr>
      <w:b/>
      <w:bCs/>
      <w:i/>
      <w:iCs/>
      <w:color w:val="4F81BD" w:themeColor="accent1"/>
      <w:sz w:val="22"/>
      <w:szCs w:val="22"/>
    </w:rPr>
  </w:style>
  <w:style w:type="character" w:styleId="SubtleReference">
    <w:name w:val="Subtle Reference"/>
    <w:uiPriority w:val="31"/>
    <w:qFormat/>
    <w:rsid w:val="00613E71"/>
    <w:rPr>
      <w:color w:val="auto"/>
      <w:u w:val="single" w:color="9BBB59" w:themeColor="accent3"/>
    </w:rPr>
  </w:style>
  <w:style w:type="character" w:styleId="IntenseReference">
    <w:name w:val="Intense Reference"/>
    <w:basedOn w:val="DefaultParagraphFont"/>
    <w:uiPriority w:val="32"/>
    <w:qFormat/>
    <w:rsid w:val="00613E71"/>
    <w:rPr>
      <w:b/>
      <w:bCs/>
      <w:color w:val="76923C" w:themeColor="accent3" w:themeShade="BF"/>
      <w:u w:val="single" w:color="9BBB59" w:themeColor="accent3"/>
    </w:rPr>
  </w:style>
  <w:style w:type="character" w:styleId="BookTitle">
    <w:name w:val="Book Title"/>
    <w:basedOn w:val="DefaultParagraphFont"/>
    <w:uiPriority w:val="33"/>
    <w:qFormat/>
    <w:rsid w:val="00613E7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13E71"/>
    <w:pPr>
      <w:outlineLvl w:val="9"/>
    </w:pPr>
  </w:style>
  <w:style w:type="paragraph" w:styleId="Caption">
    <w:name w:val="caption"/>
    <w:basedOn w:val="Normal"/>
    <w:next w:val="Normal"/>
    <w:uiPriority w:val="35"/>
    <w:semiHidden/>
    <w:unhideWhenUsed/>
    <w:qFormat/>
    <w:rsid w:val="00613E71"/>
    <w:rPr>
      <w:b/>
      <w:bCs/>
      <w:sz w:val="18"/>
      <w:szCs w:val="18"/>
    </w:rPr>
  </w:style>
  <w:style w:type="character" w:customStyle="1" w:styleId="NoSpacingChar">
    <w:name w:val="No Spacing Char"/>
    <w:basedOn w:val="DefaultParagraphFont"/>
    <w:link w:val="NoSpacing"/>
    <w:uiPriority w:val="1"/>
    <w:rsid w:val="00613E71"/>
  </w:style>
  <w:style w:type="character" w:styleId="CommentReference">
    <w:name w:val="annotation reference"/>
    <w:basedOn w:val="DefaultParagraphFont"/>
    <w:uiPriority w:val="99"/>
    <w:semiHidden/>
    <w:unhideWhenUsed/>
    <w:rsid w:val="001355F9"/>
    <w:rPr>
      <w:sz w:val="16"/>
      <w:szCs w:val="16"/>
    </w:rPr>
  </w:style>
  <w:style w:type="paragraph" w:styleId="CommentText">
    <w:name w:val="annotation text"/>
    <w:basedOn w:val="Normal"/>
    <w:link w:val="CommentTextChar"/>
    <w:uiPriority w:val="99"/>
    <w:semiHidden/>
    <w:unhideWhenUsed/>
    <w:rsid w:val="001355F9"/>
    <w:rPr>
      <w:sz w:val="20"/>
      <w:szCs w:val="20"/>
    </w:rPr>
  </w:style>
  <w:style w:type="character" w:customStyle="1" w:styleId="CommentTextChar">
    <w:name w:val="Comment Text Char"/>
    <w:basedOn w:val="DefaultParagraphFont"/>
    <w:link w:val="CommentText"/>
    <w:uiPriority w:val="99"/>
    <w:semiHidden/>
    <w:rsid w:val="001355F9"/>
    <w:rPr>
      <w:sz w:val="20"/>
      <w:szCs w:val="20"/>
    </w:rPr>
  </w:style>
  <w:style w:type="paragraph" w:styleId="CommentSubject">
    <w:name w:val="annotation subject"/>
    <w:basedOn w:val="CommentText"/>
    <w:next w:val="CommentText"/>
    <w:link w:val="CommentSubjectChar"/>
    <w:uiPriority w:val="99"/>
    <w:semiHidden/>
    <w:unhideWhenUsed/>
    <w:rsid w:val="001355F9"/>
    <w:rPr>
      <w:b/>
      <w:bCs/>
    </w:rPr>
  </w:style>
  <w:style w:type="character" w:customStyle="1" w:styleId="CommentSubjectChar">
    <w:name w:val="Comment Subject Char"/>
    <w:basedOn w:val="CommentTextChar"/>
    <w:link w:val="CommentSubject"/>
    <w:uiPriority w:val="99"/>
    <w:semiHidden/>
    <w:rsid w:val="001355F9"/>
    <w:rPr>
      <w:b/>
      <w:bCs/>
      <w:sz w:val="20"/>
      <w:szCs w:val="20"/>
    </w:rPr>
  </w:style>
  <w:style w:type="character" w:styleId="PageNumber">
    <w:name w:val="page number"/>
    <w:basedOn w:val="DefaultParagraphFont"/>
    <w:uiPriority w:val="99"/>
    <w:semiHidden/>
    <w:unhideWhenUsed/>
    <w:rsid w:val="0055722B"/>
  </w:style>
  <w:style w:type="paragraph" w:styleId="Revision">
    <w:name w:val="Revision"/>
    <w:hidden/>
    <w:uiPriority w:val="99"/>
    <w:semiHidden/>
    <w:rsid w:val="00531471"/>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116455">
      <w:bodyDiv w:val="1"/>
      <w:marLeft w:val="0"/>
      <w:marRight w:val="0"/>
      <w:marTop w:val="0"/>
      <w:marBottom w:val="0"/>
      <w:divBdr>
        <w:top w:val="none" w:sz="0" w:space="0" w:color="auto"/>
        <w:left w:val="none" w:sz="0" w:space="0" w:color="auto"/>
        <w:bottom w:val="none" w:sz="0" w:space="0" w:color="auto"/>
        <w:right w:val="none" w:sz="0" w:space="0" w:color="auto"/>
      </w:divBdr>
    </w:div>
    <w:div w:id="399909165">
      <w:bodyDiv w:val="1"/>
      <w:marLeft w:val="0"/>
      <w:marRight w:val="0"/>
      <w:marTop w:val="0"/>
      <w:marBottom w:val="0"/>
      <w:divBdr>
        <w:top w:val="none" w:sz="0" w:space="0" w:color="auto"/>
        <w:left w:val="none" w:sz="0" w:space="0" w:color="auto"/>
        <w:bottom w:val="none" w:sz="0" w:space="0" w:color="auto"/>
        <w:right w:val="none" w:sz="0" w:space="0" w:color="auto"/>
      </w:divBdr>
    </w:div>
    <w:div w:id="529492536">
      <w:bodyDiv w:val="1"/>
      <w:marLeft w:val="0"/>
      <w:marRight w:val="0"/>
      <w:marTop w:val="0"/>
      <w:marBottom w:val="0"/>
      <w:divBdr>
        <w:top w:val="none" w:sz="0" w:space="0" w:color="auto"/>
        <w:left w:val="none" w:sz="0" w:space="0" w:color="auto"/>
        <w:bottom w:val="none" w:sz="0" w:space="0" w:color="auto"/>
        <w:right w:val="none" w:sz="0" w:space="0" w:color="auto"/>
      </w:divBdr>
      <w:divsChild>
        <w:div w:id="310059210">
          <w:marLeft w:val="0"/>
          <w:marRight w:val="0"/>
          <w:marTop w:val="0"/>
          <w:marBottom w:val="0"/>
          <w:divBdr>
            <w:top w:val="none" w:sz="0" w:space="0" w:color="auto"/>
            <w:left w:val="none" w:sz="0" w:space="0" w:color="auto"/>
            <w:bottom w:val="none" w:sz="0" w:space="0" w:color="auto"/>
            <w:right w:val="none" w:sz="0" w:space="0" w:color="auto"/>
          </w:divBdr>
        </w:div>
        <w:div w:id="1808089949">
          <w:marLeft w:val="0"/>
          <w:marRight w:val="0"/>
          <w:marTop w:val="0"/>
          <w:marBottom w:val="0"/>
          <w:divBdr>
            <w:top w:val="none" w:sz="0" w:space="0" w:color="auto"/>
            <w:left w:val="none" w:sz="0" w:space="0" w:color="auto"/>
            <w:bottom w:val="none" w:sz="0" w:space="0" w:color="auto"/>
            <w:right w:val="none" w:sz="0" w:space="0" w:color="auto"/>
          </w:divBdr>
        </w:div>
        <w:div w:id="1773358950">
          <w:marLeft w:val="0"/>
          <w:marRight w:val="0"/>
          <w:marTop w:val="0"/>
          <w:marBottom w:val="0"/>
          <w:divBdr>
            <w:top w:val="none" w:sz="0" w:space="0" w:color="auto"/>
            <w:left w:val="none" w:sz="0" w:space="0" w:color="auto"/>
            <w:bottom w:val="none" w:sz="0" w:space="0" w:color="auto"/>
            <w:right w:val="none" w:sz="0" w:space="0" w:color="auto"/>
          </w:divBdr>
        </w:div>
      </w:divsChild>
    </w:div>
    <w:div w:id="654652811">
      <w:bodyDiv w:val="1"/>
      <w:marLeft w:val="0"/>
      <w:marRight w:val="0"/>
      <w:marTop w:val="0"/>
      <w:marBottom w:val="0"/>
      <w:divBdr>
        <w:top w:val="none" w:sz="0" w:space="0" w:color="auto"/>
        <w:left w:val="none" w:sz="0" w:space="0" w:color="auto"/>
        <w:bottom w:val="none" w:sz="0" w:space="0" w:color="auto"/>
        <w:right w:val="none" w:sz="0" w:space="0" w:color="auto"/>
      </w:divBdr>
      <w:divsChild>
        <w:div w:id="1488981185">
          <w:marLeft w:val="0"/>
          <w:marRight w:val="0"/>
          <w:marTop w:val="0"/>
          <w:marBottom w:val="0"/>
          <w:divBdr>
            <w:top w:val="none" w:sz="0" w:space="0" w:color="auto"/>
            <w:left w:val="none" w:sz="0" w:space="0" w:color="auto"/>
            <w:bottom w:val="none" w:sz="0" w:space="0" w:color="auto"/>
            <w:right w:val="none" w:sz="0" w:space="0" w:color="auto"/>
          </w:divBdr>
        </w:div>
        <w:div w:id="1616907750">
          <w:marLeft w:val="0"/>
          <w:marRight w:val="0"/>
          <w:marTop w:val="0"/>
          <w:marBottom w:val="0"/>
          <w:divBdr>
            <w:top w:val="none" w:sz="0" w:space="0" w:color="auto"/>
            <w:left w:val="none" w:sz="0" w:space="0" w:color="auto"/>
            <w:bottom w:val="none" w:sz="0" w:space="0" w:color="auto"/>
            <w:right w:val="none" w:sz="0" w:space="0" w:color="auto"/>
          </w:divBdr>
        </w:div>
        <w:div w:id="1069039332">
          <w:marLeft w:val="0"/>
          <w:marRight w:val="0"/>
          <w:marTop w:val="0"/>
          <w:marBottom w:val="0"/>
          <w:divBdr>
            <w:top w:val="none" w:sz="0" w:space="0" w:color="auto"/>
            <w:left w:val="none" w:sz="0" w:space="0" w:color="auto"/>
            <w:bottom w:val="none" w:sz="0" w:space="0" w:color="auto"/>
            <w:right w:val="none" w:sz="0" w:space="0" w:color="auto"/>
          </w:divBdr>
        </w:div>
        <w:div w:id="1512525927">
          <w:marLeft w:val="0"/>
          <w:marRight w:val="0"/>
          <w:marTop w:val="0"/>
          <w:marBottom w:val="0"/>
          <w:divBdr>
            <w:top w:val="none" w:sz="0" w:space="0" w:color="auto"/>
            <w:left w:val="none" w:sz="0" w:space="0" w:color="auto"/>
            <w:bottom w:val="none" w:sz="0" w:space="0" w:color="auto"/>
            <w:right w:val="none" w:sz="0" w:space="0" w:color="auto"/>
          </w:divBdr>
        </w:div>
        <w:div w:id="610165625">
          <w:marLeft w:val="0"/>
          <w:marRight w:val="0"/>
          <w:marTop w:val="0"/>
          <w:marBottom w:val="0"/>
          <w:divBdr>
            <w:top w:val="none" w:sz="0" w:space="0" w:color="auto"/>
            <w:left w:val="none" w:sz="0" w:space="0" w:color="auto"/>
            <w:bottom w:val="none" w:sz="0" w:space="0" w:color="auto"/>
            <w:right w:val="none" w:sz="0" w:space="0" w:color="auto"/>
          </w:divBdr>
        </w:div>
        <w:div w:id="1325356323">
          <w:marLeft w:val="0"/>
          <w:marRight w:val="0"/>
          <w:marTop w:val="0"/>
          <w:marBottom w:val="0"/>
          <w:divBdr>
            <w:top w:val="none" w:sz="0" w:space="0" w:color="auto"/>
            <w:left w:val="none" w:sz="0" w:space="0" w:color="auto"/>
            <w:bottom w:val="none" w:sz="0" w:space="0" w:color="auto"/>
            <w:right w:val="none" w:sz="0" w:space="0" w:color="auto"/>
          </w:divBdr>
        </w:div>
        <w:div w:id="1334332210">
          <w:marLeft w:val="0"/>
          <w:marRight w:val="0"/>
          <w:marTop w:val="0"/>
          <w:marBottom w:val="0"/>
          <w:divBdr>
            <w:top w:val="none" w:sz="0" w:space="0" w:color="auto"/>
            <w:left w:val="none" w:sz="0" w:space="0" w:color="auto"/>
            <w:bottom w:val="none" w:sz="0" w:space="0" w:color="auto"/>
            <w:right w:val="none" w:sz="0" w:space="0" w:color="auto"/>
          </w:divBdr>
        </w:div>
        <w:div w:id="1221820148">
          <w:marLeft w:val="0"/>
          <w:marRight w:val="0"/>
          <w:marTop w:val="0"/>
          <w:marBottom w:val="0"/>
          <w:divBdr>
            <w:top w:val="none" w:sz="0" w:space="0" w:color="auto"/>
            <w:left w:val="none" w:sz="0" w:space="0" w:color="auto"/>
            <w:bottom w:val="none" w:sz="0" w:space="0" w:color="auto"/>
            <w:right w:val="none" w:sz="0" w:space="0" w:color="auto"/>
          </w:divBdr>
        </w:div>
        <w:div w:id="1967469641">
          <w:marLeft w:val="0"/>
          <w:marRight w:val="0"/>
          <w:marTop w:val="0"/>
          <w:marBottom w:val="0"/>
          <w:divBdr>
            <w:top w:val="none" w:sz="0" w:space="0" w:color="auto"/>
            <w:left w:val="none" w:sz="0" w:space="0" w:color="auto"/>
            <w:bottom w:val="none" w:sz="0" w:space="0" w:color="auto"/>
            <w:right w:val="none" w:sz="0" w:space="0" w:color="auto"/>
          </w:divBdr>
        </w:div>
        <w:div w:id="1739326392">
          <w:marLeft w:val="0"/>
          <w:marRight w:val="0"/>
          <w:marTop w:val="0"/>
          <w:marBottom w:val="0"/>
          <w:divBdr>
            <w:top w:val="none" w:sz="0" w:space="0" w:color="auto"/>
            <w:left w:val="none" w:sz="0" w:space="0" w:color="auto"/>
            <w:bottom w:val="none" w:sz="0" w:space="0" w:color="auto"/>
            <w:right w:val="none" w:sz="0" w:space="0" w:color="auto"/>
          </w:divBdr>
        </w:div>
        <w:div w:id="1054547383">
          <w:marLeft w:val="0"/>
          <w:marRight w:val="0"/>
          <w:marTop w:val="0"/>
          <w:marBottom w:val="0"/>
          <w:divBdr>
            <w:top w:val="none" w:sz="0" w:space="0" w:color="auto"/>
            <w:left w:val="none" w:sz="0" w:space="0" w:color="auto"/>
            <w:bottom w:val="none" w:sz="0" w:space="0" w:color="auto"/>
            <w:right w:val="none" w:sz="0" w:space="0" w:color="auto"/>
          </w:divBdr>
        </w:div>
        <w:div w:id="2143108160">
          <w:marLeft w:val="0"/>
          <w:marRight w:val="0"/>
          <w:marTop w:val="0"/>
          <w:marBottom w:val="0"/>
          <w:divBdr>
            <w:top w:val="none" w:sz="0" w:space="0" w:color="auto"/>
            <w:left w:val="none" w:sz="0" w:space="0" w:color="auto"/>
            <w:bottom w:val="none" w:sz="0" w:space="0" w:color="auto"/>
            <w:right w:val="none" w:sz="0" w:space="0" w:color="auto"/>
          </w:divBdr>
        </w:div>
        <w:div w:id="2091808841">
          <w:marLeft w:val="0"/>
          <w:marRight w:val="0"/>
          <w:marTop w:val="0"/>
          <w:marBottom w:val="0"/>
          <w:divBdr>
            <w:top w:val="none" w:sz="0" w:space="0" w:color="auto"/>
            <w:left w:val="none" w:sz="0" w:space="0" w:color="auto"/>
            <w:bottom w:val="none" w:sz="0" w:space="0" w:color="auto"/>
            <w:right w:val="none" w:sz="0" w:space="0" w:color="auto"/>
          </w:divBdr>
        </w:div>
        <w:div w:id="667828095">
          <w:marLeft w:val="0"/>
          <w:marRight w:val="0"/>
          <w:marTop w:val="0"/>
          <w:marBottom w:val="0"/>
          <w:divBdr>
            <w:top w:val="none" w:sz="0" w:space="0" w:color="auto"/>
            <w:left w:val="none" w:sz="0" w:space="0" w:color="auto"/>
            <w:bottom w:val="none" w:sz="0" w:space="0" w:color="auto"/>
            <w:right w:val="none" w:sz="0" w:space="0" w:color="auto"/>
          </w:divBdr>
        </w:div>
        <w:div w:id="224151075">
          <w:marLeft w:val="0"/>
          <w:marRight w:val="0"/>
          <w:marTop w:val="0"/>
          <w:marBottom w:val="0"/>
          <w:divBdr>
            <w:top w:val="none" w:sz="0" w:space="0" w:color="auto"/>
            <w:left w:val="none" w:sz="0" w:space="0" w:color="auto"/>
            <w:bottom w:val="none" w:sz="0" w:space="0" w:color="auto"/>
            <w:right w:val="none" w:sz="0" w:space="0" w:color="auto"/>
          </w:divBdr>
        </w:div>
        <w:div w:id="1030843222">
          <w:marLeft w:val="0"/>
          <w:marRight w:val="0"/>
          <w:marTop w:val="0"/>
          <w:marBottom w:val="0"/>
          <w:divBdr>
            <w:top w:val="none" w:sz="0" w:space="0" w:color="auto"/>
            <w:left w:val="none" w:sz="0" w:space="0" w:color="auto"/>
            <w:bottom w:val="none" w:sz="0" w:space="0" w:color="auto"/>
            <w:right w:val="none" w:sz="0" w:space="0" w:color="auto"/>
          </w:divBdr>
        </w:div>
        <w:div w:id="1895577296">
          <w:marLeft w:val="0"/>
          <w:marRight w:val="0"/>
          <w:marTop w:val="0"/>
          <w:marBottom w:val="0"/>
          <w:divBdr>
            <w:top w:val="none" w:sz="0" w:space="0" w:color="auto"/>
            <w:left w:val="none" w:sz="0" w:space="0" w:color="auto"/>
            <w:bottom w:val="none" w:sz="0" w:space="0" w:color="auto"/>
            <w:right w:val="none" w:sz="0" w:space="0" w:color="auto"/>
          </w:divBdr>
        </w:div>
        <w:div w:id="1325160856">
          <w:marLeft w:val="0"/>
          <w:marRight w:val="0"/>
          <w:marTop w:val="0"/>
          <w:marBottom w:val="0"/>
          <w:divBdr>
            <w:top w:val="none" w:sz="0" w:space="0" w:color="auto"/>
            <w:left w:val="none" w:sz="0" w:space="0" w:color="auto"/>
            <w:bottom w:val="none" w:sz="0" w:space="0" w:color="auto"/>
            <w:right w:val="none" w:sz="0" w:space="0" w:color="auto"/>
          </w:divBdr>
        </w:div>
        <w:div w:id="788547896">
          <w:marLeft w:val="0"/>
          <w:marRight w:val="0"/>
          <w:marTop w:val="0"/>
          <w:marBottom w:val="0"/>
          <w:divBdr>
            <w:top w:val="none" w:sz="0" w:space="0" w:color="auto"/>
            <w:left w:val="none" w:sz="0" w:space="0" w:color="auto"/>
            <w:bottom w:val="none" w:sz="0" w:space="0" w:color="auto"/>
            <w:right w:val="none" w:sz="0" w:space="0" w:color="auto"/>
          </w:divBdr>
        </w:div>
        <w:div w:id="120463473">
          <w:marLeft w:val="0"/>
          <w:marRight w:val="0"/>
          <w:marTop w:val="0"/>
          <w:marBottom w:val="0"/>
          <w:divBdr>
            <w:top w:val="none" w:sz="0" w:space="0" w:color="auto"/>
            <w:left w:val="none" w:sz="0" w:space="0" w:color="auto"/>
            <w:bottom w:val="none" w:sz="0" w:space="0" w:color="auto"/>
            <w:right w:val="none" w:sz="0" w:space="0" w:color="auto"/>
          </w:divBdr>
        </w:div>
        <w:div w:id="386413902">
          <w:marLeft w:val="0"/>
          <w:marRight w:val="0"/>
          <w:marTop w:val="0"/>
          <w:marBottom w:val="0"/>
          <w:divBdr>
            <w:top w:val="none" w:sz="0" w:space="0" w:color="auto"/>
            <w:left w:val="none" w:sz="0" w:space="0" w:color="auto"/>
            <w:bottom w:val="none" w:sz="0" w:space="0" w:color="auto"/>
            <w:right w:val="none" w:sz="0" w:space="0" w:color="auto"/>
          </w:divBdr>
        </w:div>
        <w:div w:id="2108455829">
          <w:marLeft w:val="0"/>
          <w:marRight w:val="0"/>
          <w:marTop w:val="0"/>
          <w:marBottom w:val="0"/>
          <w:divBdr>
            <w:top w:val="none" w:sz="0" w:space="0" w:color="auto"/>
            <w:left w:val="none" w:sz="0" w:space="0" w:color="auto"/>
            <w:bottom w:val="none" w:sz="0" w:space="0" w:color="auto"/>
            <w:right w:val="none" w:sz="0" w:space="0" w:color="auto"/>
          </w:divBdr>
        </w:div>
      </w:divsChild>
    </w:div>
    <w:div w:id="858932164">
      <w:bodyDiv w:val="1"/>
      <w:marLeft w:val="0"/>
      <w:marRight w:val="0"/>
      <w:marTop w:val="0"/>
      <w:marBottom w:val="0"/>
      <w:divBdr>
        <w:top w:val="none" w:sz="0" w:space="0" w:color="auto"/>
        <w:left w:val="none" w:sz="0" w:space="0" w:color="auto"/>
        <w:bottom w:val="none" w:sz="0" w:space="0" w:color="auto"/>
        <w:right w:val="none" w:sz="0" w:space="0" w:color="auto"/>
      </w:divBdr>
      <w:divsChild>
        <w:div w:id="58791313">
          <w:marLeft w:val="0"/>
          <w:marRight w:val="0"/>
          <w:marTop w:val="0"/>
          <w:marBottom w:val="0"/>
          <w:divBdr>
            <w:top w:val="none" w:sz="0" w:space="0" w:color="auto"/>
            <w:left w:val="none" w:sz="0" w:space="0" w:color="auto"/>
            <w:bottom w:val="none" w:sz="0" w:space="0" w:color="auto"/>
            <w:right w:val="none" w:sz="0" w:space="0" w:color="auto"/>
          </w:divBdr>
        </w:div>
        <w:div w:id="2040230316">
          <w:marLeft w:val="0"/>
          <w:marRight w:val="0"/>
          <w:marTop w:val="0"/>
          <w:marBottom w:val="0"/>
          <w:divBdr>
            <w:top w:val="none" w:sz="0" w:space="0" w:color="auto"/>
            <w:left w:val="none" w:sz="0" w:space="0" w:color="auto"/>
            <w:bottom w:val="none" w:sz="0" w:space="0" w:color="auto"/>
            <w:right w:val="none" w:sz="0" w:space="0" w:color="auto"/>
          </w:divBdr>
        </w:div>
        <w:div w:id="1957788619">
          <w:marLeft w:val="0"/>
          <w:marRight w:val="0"/>
          <w:marTop w:val="0"/>
          <w:marBottom w:val="0"/>
          <w:divBdr>
            <w:top w:val="none" w:sz="0" w:space="0" w:color="auto"/>
            <w:left w:val="none" w:sz="0" w:space="0" w:color="auto"/>
            <w:bottom w:val="none" w:sz="0" w:space="0" w:color="auto"/>
            <w:right w:val="none" w:sz="0" w:space="0" w:color="auto"/>
          </w:divBdr>
        </w:div>
        <w:div w:id="899440691">
          <w:marLeft w:val="0"/>
          <w:marRight w:val="0"/>
          <w:marTop w:val="0"/>
          <w:marBottom w:val="0"/>
          <w:divBdr>
            <w:top w:val="none" w:sz="0" w:space="0" w:color="auto"/>
            <w:left w:val="none" w:sz="0" w:space="0" w:color="auto"/>
            <w:bottom w:val="none" w:sz="0" w:space="0" w:color="auto"/>
            <w:right w:val="none" w:sz="0" w:space="0" w:color="auto"/>
          </w:divBdr>
        </w:div>
        <w:div w:id="442772031">
          <w:marLeft w:val="0"/>
          <w:marRight w:val="0"/>
          <w:marTop w:val="0"/>
          <w:marBottom w:val="0"/>
          <w:divBdr>
            <w:top w:val="none" w:sz="0" w:space="0" w:color="auto"/>
            <w:left w:val="none" w:sz="0" w:space="0" w:color="auto"/>
            <w:bottom w:val="none" w:sz="0" w:space="0" w:color="auto"/>
            <w:right w:val="none" w:sz="0" w:space="0" w:color="auto"/>
          </w:divBdr>
        </w:div>
        <w:div w:id="909123699">
          <w:marLeft w:val="0"/>
          <w:marRight w:val="0"/>
          <w:marTop w:val="0"/>
          <w:marBottom w:val="0"/>
          <w:divBdr>
            <w:top w:val="none" w:sz="0" w:space="0" w:color="auto"/>
            <w:left w:val="none" w:sz="0" w:space="0" w:color="auto"/>
            <w:bottom w:val="none" w:sz="0" w:space="0" w:color="auto"/>
            <w:right w:val="none" w:sz="0" w:space="0" w:color="auto"/>
          </w:divBdr>
        </w:div>
        <w:div w:id="2065371189">
          <w:marLeft w:val="0"/>
          <w:marRight w:val="0"/>
          <w:marTop w:val="0"/>
          <w:marBottom w:val="0"/>
          <w:divBdr>
            <w:top w:val="none" w:sz="0" w:space="0" w:color="auto"/>
            <w:left w:val="none" w:sz="0" w:space="0" w:color="auto"/>
            <w:bottom w:val="none" w:sz="0" w:space="0" w:color="auto"/>
            <w:right w:val="none" w:sz="0" w:space="0" w:color="auto"/>
          </w:divBdr>
        </w:div>
        <w:div w:id="1322000649">
          <w:marLeft w:val="0"/>
          <w:marRight w:val="0"/>
          <w:marTop w:val="0"/>
          <w:marBottom w:val="0"/>
          <w:divBdr>
            <w:top w:val="none" w:sz="0" w:space="0" w:color="auto"/>
            <w:left w:val="none" w:sz="0" w:space="0" w:color="auto"/>
            <w:bottom w:val="none" w:sz="0" w:space="0" w:color="auto"/>
            <w:right w:val="none" w:sz="0" w:space="0" w:color="auto"/>
          </w:divBdr>
        </w:div>
        <w:div w:id="1907952083">
          <w:marLeft w:val="0"/>
          <w:marRight w:val="0"/>
          <w:marTop w:val="0"/>
          <w:marBottom w:val="0"/>
          <w:divBdr>
            <w:top w:val="none" w:sz="0" w:space="0" w:color="auto"/>
            <w:left w:val="none" w:sz="0" w:space="0" w:color="auto"/>
            <w:bottom w:val="none" w:sz="0" w:space="0" w:color="auto"/>
            <w:right w:val="none" w:sz="0" w:space="0" w:color="auto"/>
          </w:divBdr>
        </w:div>
        <w:div w:id="2132243425">
          <w:marLeft w:val="0"/>
          <w:marRight w:val="0"/>
          <w:marTop w:val="0"/>
          <w:marBottom w:val="0"/>
          <w:divBdr>
            <w:top w:val="none" w:sz="0" w:space="0" w:color="auto"/>
            <w:left w:val="none" w:sz="0" w:space="0" w:color="auto"/>
            <w:bottom w:val="none" w:sz="0" w:space="0" w:color="auto"/>
            <w:right w:val="none" w:sz="0" w:space="0" w:color="auto"/>
          </w:divBdr>
        </w:div>
        <w:div w:id="724571449">
          <w:marLeft w:val="0"/>
          <w:marRight w:val="0"/>
          <w:marTop w:val="0"/>
          <w:marBottom w:val="0"/>
          <w:divBdr>
            <w:top w:val="none" w:sz="0" w:space="0" w:color="auto"/>
            <w:left w:val="none" w:sz="0" w:space="0" w:color="auto"/>
            <w:bottom w:val="none" w:sz="0" w:space="0" w:color="auto"/>
            <w:right w:val="none" w:sz="0" w:space="0" w:color="auto"/>
          </w:divBdr>
        </w:div>
        <w:div w:id="963385684">
          <w:marLeft w:val="0"/>
          <w:marRight w:val="0"/>
          <w:marTop w:val="0"/>
          <w:marBottom w:val="0"/>
          <w:divBdr>
            <w:top w:val="none" w:sz="0" w:space="0" w:color="auto"/>
            <w:left w:val="none" w:sz="0" w:space="0" w:color="auto"/>
            <w:bottom w:val="none" w:sz="0" w:space="0" w:color="auto"/>
            <w:right w:val="none" w:sz="0" w:space="0" w:color="auto"/>
          </w:divBdr>
        </w:div>
        <w:div w:id="935597218">
          <w:marLeft w:val="0"/>
          <w:marRight w:val="0"/>
          <w:marTop w:val="0"/>
          <w:marBottom w:val="0"/>
          <w:divBdr>
            <w:top w:val="none" w:sz="0" w:space="0" w:color="auto"/>
            <w:left w:val="none" w:sz="0" w:space="0" w:color="auto"/>
            <w:bottom w:val="none" w:sz="0" w:space="0" w:color="auto"/>
            <w:right w:val="none" w:sz="0" w:space="0" w:color="auto"/>
          </w:divBdr>
        </w:div>
        <w:div w:id="232006564">
          <w:marLeft w:val="0"/>
          <w:marRight w:val="0"/>
          <w:marTop w:val="0"/>
          <w:marBottom w:val="0"/>
          <w:divBdr>
            <w:top w:val="none" w:sz="0" w:space="0" w:color="auto"/>
            <w:left w:val="none" w:sz="0" w:space="0" w:color="auto"/>
            <w:bottom w:val="none" w:sz="0" w:space="0" w:color="auto"/>
            <w:right w:val="none" w:sz="0" w:space="0" w:color="auto"/>
          </w:divBdr>
        </w:div>
        <w:div w:id="1429083115">
          <w:marLeft w:val="0"/>
          <w:marRight w:val="0"/>
          <w:marTop w:val="0"/>
          <w:marBottom w:val="0"/>
          <w:divBdr>
            <w:top w:val="none" w:sz="0" w:space="0" w:color="auto"/>
            <w:left w:val="none" w:sz="0" w:space="0" w:color="auto"/>
            <w:bottom w:val="none" w:sz="0" w:space="0" w:color="auto"/>
            <w:right w:val="none" w:sz="0" w:space="0" w:color="auto"/>
          </w:divBdr>
        </w:div>
        <w:div w:id="546725777">
          <w:marLeft w:val="0"/>
          <w:marRight w:val="0"/>
          <w:marTop w:val="0"/>
          <w:marBottom w:val="0"/>
          <w:divBdr>
            <w:top w:val="none" w:sz="0" w:space="0" w:color="auto"/>
            <w:left w:val="none" w:sz="0" w:space="0" w:color="auto"/>
            <w:bottom w:val="none" w:sz="0" w:space="0" w:color="auto"/>
            <w:right w:val="none" w:sz="0" w:space="0" w:color="auto"/>
          </w:divBdr>
        </w:div>
        <w:div w:id="1633562634">
          <w:marLeft w:val="0"/>
          <w:marRight w:val="0"/>
          <w:marTop w:val="0"/>
          <w:marBottom w:val="0"/>
          <w:divBdr>
            <w:top w:val="none" w:sz="0" w:space="0" w:color="auto"/>
            <w:left w:val="none" w:sz="0" w:space="0" w:color="auto"/>
            <w:bottom w:val="none" w:sz="0" w:space="0" w:color="auto"/>
            <w:right w:val="none" w:sz="0" w:space="0" w:color="auto"/>
          </w:divBdr>
        </w:div>
        <w:div w:id="259065499">
          <w:marLeft w:val="0"/>
          <w:marRight w:val="0"/>
          <w:marTop w:val="0"/>
          <w:marBottom w:val="0"/>
          <w:divBdr>
            <w:top w:val="none" w:sz="0" w:space="0" w:color="auto"/>
            <w:left w:val="none" w:sz="0" w:space="0" w:color="auto"/>
            <w:bottom w:val="none" w:sz="0" w:space="0" w:color="auto"/>
            <w:right w:val="none" w:sz="0" w:space="0" w:color="auto"/>
          </w:divBdr>
        </w:div>
        <w:div w:id="87236917">
          <w:marLeft w:val="0"/>
          <w:marRight w:val="0"/>
          <w:marTop w:val="0"/>
          <w:marBottom w:val="0"/>
          <w:divBdr>
            <w:top w:val="none" w:sz="0" w:space="0" w:color="auto"/>
            <w:left w:val="none" w:sz="0" w:space="0" w:color="auto"/>
            <w:bottom w:val="none" w:sz="0" w:space="0" w:color="auto"/>
            <w:right w:val="none" w:sz="0" w:space="0" w:color="auto"/>
          </w:divBdr>
        </w:div>
        <w:div w:id="24793044">
          <w:marLeft w:val="0"/>
          <w:marRight w:val="0"/>
          <w:marTop w:val="0"/>
          <w:marBottom w:val="0"/>
          <w:divBdr>
            <w:top w:val="none" w:sz="0" w:space="0" w:color="auto"/>
            <w:left w:val="none" w:sz="0" w:space="0" w:color="auto"/>
            <w:bottom w:val="none" w:sz="0" w:space="0" w:color="auto"/>
            <w:right w:val="none" w:sz="0" w:space="0" w:color="auto"/>
          </w:divBdr>
        </w:div>
        <w:div w:id="601110397">
          <w:marLeft w:val="0"/>
          <w:marRight w:val="0"/>
          <w:marTop w:val="0"/>
          <w:marBottom w:val="0"/>
          <w:divBdr>
            <w:top w:val="none" w:sz="0" w:space="0" w:color="auto"/>
            <w:left w:val="none" w:sz="0" w:space="0" w:color="auto"/>
            <w:bottom w:val="none" w:sz="0" w:space="0" w:color="auto"/>
            <w:right w:val="none" w:sz="0" w:space="0" w:color="auto"/>
          </w:divBdr>
        </w:div>
        <w:div w:id="1577713764">
          <w:marLeft w:val="0"/>
          <w:marRight w:val="0"/>
          <w:marTop w:val="0"/>
          <w:marBottom w:val="0"/>
          <w:divBdr>
            <w:top w:val="none" w:sz="0" w:space="0" w:color="auto"/>
            <w:left w:val="none" w:sz="0" w:space="0" w:color="auto"/>
            <w:bottom w:val="none" w:sz="0" w:space="0" w:color="auto"/>
            <w:right w:val="none" w:sz="0" w:space="0" w:color="auto"/>
          </w:divBdr>
        </w:div>
        <w:div w:id="97332973">
          <w:marLeft w:val="0"/>
          <w:marRight w:val="0"/>
          <w:marTop w:val="0"/>
          <w:marBottom w:val="0"/>
          <w:divBdr>
            <w:top w:val="none" w:sz="0" w:space="0" w:color="auto"/>
            <w:left w:val="none" w:sz="0" w:space="0" w:color="auto"/>
            <w:bottom w:val="none" w:sz="0" w:space="0" w:color="auto"/>
            <w:right w:val="none" w:sz="0" w:space="0" w:color="auto"/>
          </w:divBdr>
        </w:div>
        <w:div w:id="1025524100">
          <w:marLeft w:val="0"/>
          <w:marRight w:val="0"/>
          <w:marTop w:val="0"/>
          <w:marBottom w:val="0"/>
          <w:divBdr>
            <w:top w:val="none" w:sz="0" w:space="0" w:color="auto"/>
            <w:left w:val="none" w:sz="0" w:space="0" w:color="auto"/>
            <w:bottom w:val="none" w:sz="0" w:space="0" w:color="auto"/>
            <w:right w:val="none" w:sz="0" w:space="0" w:color="auto"/>
          </w:divBdr>
        </w:div>
        <w:div w:id="1956134515">
          <w:marLeft w:val="0"/>
          <w:marRight w:val="0"/>
          <w:marTop w:val="0"/>
          <w:marBottom w:val="0"/>
          <w:divBdr>
            <w:top w:val="none" w:sz="0" w:space="0" w:color="auto"/>
            <w:left w:val="none" w:sz="0" w:space="0" w:color="auto"/>
            <w:bottom w:val="none" w:sz="0" w:space="0" w:color="auto"/>
            <w:right w:val="none" w:sz="0" w:space="0" w:color="auto"/>
          </w:divBdr>
        </w:div>
        <w:div w:id="1456095184">
          <w:marLeft w:val="0"/>
          <w:marRight w:val="0"/>
          <w:marTop w:val="0"/>
          <w:marBottom w:val="0"/>
          <w:divBdr>
            <w:top w:val="none" w:sz="0" w:space="0" w:color="auto"/>
            <w:left w:val="none" w:sz="0" w:space="0" w:color="auto"/>
            <w:bottom w:val="none" w:sz="0" w:space="0" w:color="auto"/>
            <w:right w:val="none" w:sz="0" w:space="0" w:color="auto"/>
          </w:divBdr>
        </w:div>
      </w:divsChild>
    </w:div>
    <w:div w:id="861240452">
      <w:bodyDiv w:val="1"/>
      <w:marLeft w:val="0"/>
      <w:marRight w:val="0"/>
      <w:marTop w:val="0"/>
      <w:marBottom w:val="0"/>
      <w:divBdr>
        <w:top w:val="none" w:sz="0" w:space="0" w:color="auto"/>
        <w:left w:val="none" w:sz="0" w:space="0" w:color="auto"/>
        <w:bottom w:val="none" w:sz="0" w:space="0" w:color="auto"/>
        <w:right w:val="none" w:sz="0" w:space="0" w:color="auto"/>
      </w:divBdr>
    </w:div>
    <w:div w:id="872696892">
      <w:bodyDiv w:val="1"/>
      <w:marLeft w:val="0"/>
      <w:marRight w:val="0"/>
      <w:marTop w:val="0"/>
      <w:marBottom w:val="0"/>
      <w:divBdr>
        <w:top w:val="none" w:sz="0" w:space="0" w:color="auto"/>
        <w:left w:val="none" w:sz="0" w:space="0" w:color="auto"/>
        <w:bottom w:val="none" w:sz="0" w:space="0" w:color="auto"/>
        <w:right w:val="none" w:sz="0" w:space="0" w:color="auto"/>
      </w:divBdr>
      <w:divsChild>
        <w:div w:id="923034183">
          <w:marLeft w:val="0"/>
          <w:marRight w:val="0"/>
          <w:marTop w:val="0"/>
          <w:marBottom w:val="0"/>
          <w:divBdr>
            <w:top w:val="none" w:sz="0" w:space="0" w:color="auto"/>
            <w:left w:val="none" w:sz="0" w:space="0" w:color="auto"/>
            <w:bottom w:val="none" w:sz="0" w:space="0" w:color="auto"/>
            <w:right w:val="none" w:sz="0" w:space="0" w:color="auto"/>
          </w:divBdr>
        </w:div>
        <w:div w:id="1431009533">
          <w:marLeft w:val="0"/>
          <w:marRight w:val="0"/>
          <w:marTop w:val="0"/>
          <w:marBottom w:val="0"/>
          <w:divBdr>
            <w:top w:val="none" w:sz="0" w:space="0" w:color="auto"/>
            <w:left w:val="none" w:sz="0" w:space="0" w:color="auto"/>
            <w:bottom w:val="none" w:sz="0" w:space="0" w:color="auto"/>
            <w:right w:val="none" w:sz="0" w:space="0" w:color="auto"/>
          </w:divBdr>
        </w:div>
        <w:div w:id="599802158">
          <w:marLeft w:val="0"/>
          <w:marRight w:val="0"/>
          <w:marTop w:val="0"/>
          <w:marBottom w:val="0"/>
          <w:divBdr>
            <w:top w:val="none" w:sz="0" w:space="0" w:color="auto"/>
            <w:left w:val="none" w:sz="0" w:space="0" w:color="auto"/>
            <w:bottom w:val="none" w:sz="0" w:space="0" w:color="auto"/>
            <w:right w:val="none" w:sz="0" w:space="0" w:color="auto"/>
          </w:divBdr>
        </w:div>
        <w:div w:id="625158665">
          <w:marLeft w:val="0"/>
          <w:marRight w:val="0"/>
          <w:marTop w:val="0"/>
          <w:marBottom w:val="0"/>
          <w:divBdr>
            <w:top w:val="none" w:sz="0" w:space="0" w:color="auto"/>
            <w:left w:val="none" w:sz="0" w:space="0" w:color="auto"/>
            <w:bottom w:val="none" w:sz="0" w:space="0" w:color="auto"/>
            <w:right w:val="none" w:sz="0" w:space="0" w:color="auto"/>
          </w:divBdr>
        </w:div>
        <w:div w:id="485443289">
          <w:marLeft w:val="0"/>
          <w:marRight w:val="0"/>
          <w:marTop w:val="0"/>
          <w:marBottom w:val="0"/>
          <w:divBdr>
            <w:top w:val="none" w:sz="0" w:space="0" w:color="auto"/>
            <w:left w:val="none" w:sz="0" w:space="0" w:color="auto"/>
            <w:bottom w:val="none" w:sz="0" w:space="0" w:color="auto"/>
            <w:right w:val="none" w:sz="0" w:space="0" w:color="auto"/>
          </w:divBdr>
        </w:div>
        <w:div w:id="147988885">
          <w:marLeft w:val="0"/>
          <w:marRight w:val="0"/>
          <w:marTop w:val="0"/>
          <w:marBottom w:val="0"/>
          <w:divBdr>
            <w:top w:val="none" w:sz="0" w:space="0" w:color="auto"/>
            <w:left w:val="none" w:sz="0" w:space="0" w:color="auto"/>
            <w:bottom w:val="none" w:sz="0" w:space="0" w:color="auto"/>
            <w:right w:val="none" w:sz="0" w:space="0" w:color="auto"/>
          </w:divBdr>
        </w:div>
        <w:div w:id="1594321971">
          <w:marLeft w:val="0"/>
          <w:marRight w:val="0"/>
          <w:marTop w:val="0"/>
          <w:marBottom w:val="0"/>
          <w:divBdr>
            <w:top w:val="none" w:sz="0" w:space="0" w:color="auto"/>
            <w:left w:val="none" w:sz="0" w:space="0" w:color="auto"/>
            <w:bottom w:val="none" w:sz="0" w:space="0" w:color="auto"/>
            <w:right w:val="none" w:sz="0" w:space="0" w:color="auto"/>
          </w:divBdr>
        </w:div>
        <w:div w:id="384261874">
          <w:marLeft w:val="0"/>
          <w:marRight w:val="0"/>
          <w:marTop w:val="0"/>
          <w:marBottom w:val="0"/>
          <w:divBdr>
            <w:top w:val="none" w:sz="0" w:space="0" w:color="auto"/>
            <w:left w:val="none" w:sz="0" w:space="0" w:color="auto"/>
            <w:bottom w:val="none" w:sz="0" w:space="0" w:color="auto"/>
            <w:right w:val="none" w:sz="0" w:space="0" w:color="auto"/>
          </w:divBdr>
        </w:div>
        <w:div w:id="2135517528">
          <w:marLeft w:val="0"/>
          <w:marRight w:val="0"/>
          <w:marTop w:val="0"/>
          <w:marBottom w:val="0"/>
          <w:divBdr>
            <w:top w:val="none" w:sz="0" w:space="0" w:color="auto"/>
            <w:left w:val="none" w:sz="0" w:space="0" w:color="auto"/>
            <w:bottom w:val="none" w:sz="0" w:space="0" w:color="auto"/>
            <w:right w:val="none" w:sz="0" w:space="0" w:color="auto"/>
          </w:divBdr>
        </w:div>
        <w:div w:id="176427587">
          <w:marLeft w:val="0"/>
          <w:marRight w:val="0"/>
          <w:marTop w:val="0"/>
          <w:marBottom w:val="0"/>
          <w:divBdr>
            <w:top w:val="none" w:sz="0" w:space="0" w:color="auto"/>
            <w:left w:val="none" w:sz="0" w:space="0" w:color="auto"/>
            <w:bottom w:val="none" w:sz="0" w:space="0" w:color="auto"/>
            <w:right w:val="none" w:sz="0" w:space="0" w:color="auto"/>
          </w:divBdr>
        </w:div>
        <w:div w:id="370426485">
          <w:marLeft w:val="0"/>
          <w:marRight w:val="0"/>
          <w:marTop w:val="0"/>
          <w:marBottom w:val="0"/>
          <w:divBdr>
            <w:top w:val="none" w:sz="0" w:space="0" w:color="auto"/>
            <w:left w:val="none" w:sz="0" w:space="0" w:color="auto"/>
            <w:bottom w:val="none" w:sz="0" w:space="0" w:color="auto"/>
            <w:right w:val="none" w:sz="0" w:space="0" w:color="auto"/>
          </w:divBdr>
        </w:div>
        <w:div w:id="281302229">
          <w:marLeft w:val="0"/>
          <w:marRight w:val="0"/>
          <w:marTop w:val="0"/>
          <w:marBottom w:val="0"/>
          <w:divBdr>
            <w:top w:val="none" w:sz="0" w:space="0" w:color="auto"/>
            <w:left w:val="none" w:sz="0" w:space="0" w:color="auto"/>
            <w:bottom w:val="none" w:sz="0" w:space="0" w:color="auto"/>
            <w:right w:val="none" w:sz="0" w:space="0" w:color="auto"/>
          </w:divBdr>
        </w:div>
        <w:div w:id="365183217">
          <w:marLeft w:val="0"/>
          <w:marRight w:val="0"/>
          <w:marTop w:val="0"/>
          <w:marBottom w:val="0"/>
          <w:divBdr>
            <w:top w:val="none" w:sz="0" w:space="0" w:color="auto"/>
            <w:left w:val="none" w:sz="0" w:space="0" w:color="auto"/>
            <w:bottom w:val="none" w:sz="0" w:space="0" w:color="auto"/>
            <w:right w:val="none" w:sz="0" w:space="0" w:color="auto"/>
          </w:divBdr>
        </w:div>
        <w:div w:id="2074042109">
          <w:marLeft w:val="0"/>
          <w:marRight w:val="0"/>
          <w:marTop w:val="0"/>
          <w:marBottom w:val="0"/>
          <w:divBdr>
            <w:top w:val="none" w:sz="0" w:space="0" w:color="auto"/>
            <w:left w:val="none" w:sz="0" w:space="0" w:color="auto"/>
            <w:bottom w:val="none" w:sz="0" w:space="0" w:color="auto"/>
            <w:right w:val="none" w:sz="0" w:space="0" w:color="auto"/>
          </w:divBdr>
        </w:div>
      </w:divsChild>
    </w:div>
    <w:div w:id="1022587675">
      <w:bodyDiv w:val="1"/>
      <w:marLeft w:val="0"/>
      <w:marRight w:val="0"/>
      <w:marTop w:val="0"/>
      <w:marBottom w:val="0"/>
      <w:divBdr>
        <w:top w:val="none" w:sz="0" w:space="0" w:color="auto"/>
        <w:left w:val="none" w:sz="0" w:space="0" w:color="auto"/>
        <w:bottom w:val="none" w:sz="0" w:space="0" w:color="auto"/>
        <w:right w:val="none" w:sz="0" w:space="0" w:color="auto"/>
      </w:divBdr>
      <w:divsChild>
        <w:div w:id="1503155638">
          <w:marLeft w:val="0"/>
          <w:marRight w:val="0"/>
          <w:marTop w:val="0"/>
          <w:marBottom w:val="0"/>
          <w:divBdr>
            <w:top w:val="none" w:sz="0" w:space="0" w:color="auto"/>
            <w:left w:val="none" w:sz="0" w:space="0" w:color="auto"/>
            <w:bottom w:val="none" w:sz="0" w:space="0" w:color="auto"/>
            <w:right w:val="none" w:sz="0" w:space="0" w:color="auto"/>
          </w:divBdr>
        </w:div>
        <w:div w:id="1001809680">
          <w:marLeft w:val="0"/>
          <w:marRight w:val="0"/>
          <w:marTop w:val="0"/>
          <w:marBottom w:val="0"/>
          <w:divBdr>
            <w:top w:val="none" w:sz="0" w:space="0" w:color="auto"/>
            <w:left w:val="none" w:sz="0" w:space="0" w:color="auto"/>
            <w:bottom w:val="none" w:sz="0" w:space="0" w:color="auto"/>
            <w:right w:val="none" w:sz="0" w:space="0" w:color="auto"/>
          </w:divBdr>
        </w:div>
        <w:div w:id="1908106310">
          <w:marLeft w:val="0"/>
          <w:marRight w:val="0"/>
          <w:marTop w:val="0"/>
          <w:marBottom w:val="0"/>
          <w:divBdr>
            <w:top w:val="none" w:sz="0" w:space="0" w:color="auto"/>
            <w:left w:val="none" w:sz="0" w:space="0" w:color="auto"/>
            <w:bottom w:val="none" w:sz="0" w:space="0" w:color="auto"/>
            <w:right w:val="none" w:sz="0" w:space="0" w:color="auto"/>
          </w:divBdr>
        </w:div>
        <w:div w:id="1804081832">
          <w:marLeft w:val="0"/>
          <w:marRight w:val="0"/>
          <w:marTop w:val="0"/>
          <w:marBottom w:val="0"/>
          <w:divBdr>
            <w:top w:val="none" w:sz="0" w:space="0" w:color="auto"/>
            <w:left w:val="none" w:sz="0" w:space="0" w:color="auto"/>
            <w:bottom w:val="none" w:sz="0" w:space="0" w:color="auto"/>
            <w:right w:val="none" w:sz="0" w:space="0" w:color="auto"/>
          </w:divBdr>
        </w:div>
        <w:div w:id="1094324466">
          <w:marLeft w:val="0"/>
          <w:marRight w:val="0"/>
          <w:marTop w:val="0"/>
          <w:marBottom w:val="0"/>
          <w:divBdr>
            <w:top w:val="none" w:sz="0" w:space="0" w:color="auto"/>
            <w:left w:val="none" w:sz="0" w:space="0" w:color="auto"/>
            <w:bottom w:val="none" w:sz="0" w:space="0" w:color="auto"/>
            <w:right w:val="none" w:sz="0" w:space="0" w:color="auto"/>
          </w:divBdr>
        </w:div>
        <w:div w:id="611402271">
          <w:marLeft w:val="0"/>
          <w:marRight w:val="0"/>
          <w:marTop w:val="0"/>
          <w:marBottom w:val="0"/>
          <w:divBdr>
            <w:top w:val="none" w:sz="0" w:space="0" w:color="auto"/>
            <w:left w:val="none" w:sz="0" w:space="0" w:color="auto"/>
            <w:bottom w:val="none" w:sz="0" w:space="0" w:color="auto"/>
            <w:right w:val="none" w:sz="0" w:space="0" w:color="auto"/>
          </w:divBdr>
        </w:div>
        <w:div w:id="1186596457">
          <w:marLeft w:val="0"/>
          <w:marRight w:val="0"/>
          <w:marTop w:val="0"/>
          <w:marBottom w:val="0"/>
          <w:divBdr>
            <w:top w:val="none" w:sz="0" w:space="0" w:color="auto"/>
            <w:left w:val="none" w:sz="0" w:space="0" w:color="auto"/>
            <w:bottom w:val="none" w:sz="0" w:space="0" w:color="auto"/>
            <w:right w:val="none" w:sz="0" w:space="0" w:color="auto"/>
          </w:divBdr>
        </w:div>
        <w:div w:id="1790274647">
          <w:marLeft w:val="0"/>
          <w:marRight w:val="0"/>
          <w:marTop w:val="0"/>
          <w:marBottom w:val="0"/>
          <w:divBdr>
            <w:top w:val="none" w:sz="0" w:space="0" w:color="auto"/>
            <w:left w:val="none" w:sz="0" w:space="0" w:color="auto"/>
            <w:bottom w:val="none" w:sz="0" w:space="0" w:color="auto"/>
            <w:right w:val="none" w:sz="0" w:space="0" w:color="auto"/>
          </w:divBdr>
        </w:div>
        <w:div w:id="1910118742">
          <w:marLeft w:val="0"/>
          <w:marRight w:val="0"/>
          <w:marTop w:val="0"/>
          <w:marBottom w:val="0"/>
          <w:divBdr>
            <w:top w:val="none" w:sz="0" w:space="0" w:color="auto"/>
            <w:left w:val="none" w:sz="0" w:space="0" w:color="auto"/>
            <w:bottom w:val="none" w:sz="0" w:space="0" w:color="auto"/>
            <w:right w:val="none" w:sz="0" w:space="0" w:color="auto"/>
          </w:divBdr>
        </w:div>
        <w:div w:id="2071074111">
          <w:marLeft w:val="0"/>
          <w:marRight w:val="0"/>
          <w:marTop w:val="0"/>
          <w:marBottom w:val="0"/>
          <w:divBdr>
            <w:top w:val="none" w:sz="0" w:space="0" w:color="auto"/>
            <w:left w:val="none" w:sz="0" w:space="0" w:color="auto"/>
            <w:bottom w:val="none" w:sz="0" w:space="0" w:color="auto"/>
            <w:right w:val="none" w:sz="0" w:space="0" w:color="auto"/>
          </w:divBdr>
        </w:div>
        <w:div w:id="846947099">
          <w:marLeft w:val="0"/>
          <w:marRight w:val="0"/>
          <w:marTop w:val="0"/>
          <w:marBottom w:val="0"/>
          <w:divBdr>
            <w:top w:val="none" w:sz="0" w:space="0" w:color="auto"/>
            <w:left w:val="none" w:sz="0" w:space="0" w:color="auto"/>
            <w:bottom w:val="none" w:sz="0" w:space="0" w:color="auto"/>
            <w:right w:val="none" w:sz="0" w:space="0" w:color="auto"/>
          </w:divBdr>
        </w:div>
        <w:div w:id="368534563">
          <w:marLeft w:val="0"/>
          <w:marRight w:val="0"/>
          <w:marTop w:val="0"/>
          <w:marBottom w:val="0"/>
          <w:divBdr>
            <w:top w:val="none" w:sz="0" w:space="0" w:color="auto"/>
            <w:left w:val="none" w:sz="0" w:space="0" w:color="auto"/>
            <w:bottom w:val="none" w:sz="0" w:space="0" w:color="auto"/>
            <w:right w:val="none" w:sz="0" w:space="0" w:color="auto"/>
          </w:divBdr>
        </w:div>
        <w:div w:id="1066221530">
          <w:marLeft w:val="0"/>
          <w:marRight w:val="0"/>
          <w:marTop w:val="0"/>
          <w:marBottom w:val="0"/>
          <w:divBdr>
            <w:top w:val="none" w:sz="0" w:space="0" w:color="auto"/>
            <w:left w:val="none" w:sz="0" w:space="0" w:color="auto"/>
            <w:bottom w:val="none" w:sz="0" w:space="0" w:color="auto"/>
            <w:right w:val="none" w:sz="0" w:space="0" w:color="auto"/>
          </w:divBdr>
        </w:div>
        <w:div w:id="492766673">
          <w:marLeft w:val="0"/>
          <w:marRight w:val="0"/>
          <w:marTop w:val="0"/>
          <w:marBottom w:val="0"/>
          <w:divBdr>
            <w:top w:val="none" w:sz="0" w:space="0" w:color="auto"/>
            <w:left w:val="none" w:sz="0" w:space="0" w:color="auto"/>
            <w:bottom w:val="none" w:sz="0" w:space="0" w:color="auto"/>
            <w:right w:val="none" w:sz="0" w:space="0" w:color="auto"/>
          </w:divBdr>
        </w:div>
        <w:div w:id="854804710">
          <w:marLeft w:val="0"/>
          <w:marRight w:val="0"/>
          <w:marTop w:val="0"/>
          <w:marBottom w:val="0"/>
          <w:divBdr>
            <w:top w:val="none" w:sz="0" w:space="0" w:color="auto"/>
            <w:left w:val="none" w:sz="0" w:space="0" w:color="auto"/>
            <w:bottom w:val="none" w:sz="0" w:space="0" w:color="auto"/>
            <w:right w:val="none" w:sz="0" w:space="0" w:color="auto"/>
          </w:divBdr>
        </w:div>
        <w:div w:id="1271006099">
          <w:marLeft w:val="0"/>
          <w:marRight w:val="0"/>
          <w:marTop w:val="0"/>
          <w:marBottom w:val="0"/>
          <w:divBdr>
            <w:top w:val="none" w:sz="0" w:space="0" w:color="auto"/>
            <w:left w:val="none" w:sz="0" w:space="0" w:color="auto"/>
            <w:bottom w:val="none" w:sz="0" w:space="0" w:color="auto"/>
            <w:right w:val="none" w:sz="0" w:space="0" w:color="auto"/>
          </w:divBdr>
        </w:div>
        <w:div w:id="951326854">
          <w:marLeft w:val="0"/>
          <w:marRight w:val="0"/>
          <w:marTop w:val="0"/>
          <w:marBottom w:val="0"/>
          <w:divBdr>
            <w:top w:val="none" w:sz="0" w:space="0" w:color="auto"/>
            <w:left w:val="none" w:sz="0" w:space="0" w:color="auto"/>
            <w:bottom w:val="none" w:sz="0" w:space="0" w:color="auto"/>
            <w:right w:val="none" w:sz="0" w:space="0" w:color="auto"/>
          </w:divBdr>
        </w:div>
        <w:div w:id="1753548024">
          <w:marLeft w:val="0"/>
          <w:marRight w:val="0"/>
          <w:marTop w:val="0"/>
          <w:marBottom w:val="0"/>
          <w:divBdr>
            <w:top w:val="none" w:sz="0" w:space="0" w:color="auto"/>
            <w:left w:val="none" w:sz="0" w:space="0" w:color="auto"/>
            <w:bottom w:val="none" w:sz="0" w:space="0" w:color="auto"/>
            <w:right w:val="none" w:sz="0" w:space="0" w:color="auto"/>
          </w:divBdr>
        </w:div>
        <w:div w:id="566303948">
          <w:marLeft w:val="0"/>
          <w:marRight w:val="0"/>
          <w:marTop w:val="0"/>
          <w:marBottom w:val="0"/>
          <w:divBdr>
            <w:top w:val="none" w:sz="0" w:space="0" w:color="auto"/>
            <w:left w:val="none" w:sz="0" w:space="0" w:color="auto"/>
            <w:bottom w:val="none" w:sz="0" w:space="0" w:color="auto"/>
            <w:right w:val="none" w:sz="0" w:space="0" w:color="auto"/>
          </w:divBdr>
        </w:div>
      </w:divsChild>
    </w:div>
    <w:div w:id="1121076673">
      <w:bodyDiv w:val="1"/>
      <w:marLeft w:val="0"/>
      <w:marRight w:val="0"/>
      <w:marTop w:val="0"/>
      <w:marBottom w:val="0"/>
      <w:divBdr>
        <w:top w:val="none" w:sz="0" w:space="0" w:color="auto"/>
        <w:left w:val="none" w:sz="0" w:space="0" w:color="auto"/>
        <w:bottom w:val="none" w:sz="0" w:space="0" w:color="auto"/>
        <w:right w:val="none" w:sz="0" w:space="0" w:color="auto"/>
      </w:divBdr>
      <w:divsChild>
        <w:div w:id="1799883386">
          <w:marLeft w:val="0"/>
          <w:marRight w:val="0"/>
          <w:marTop w:val="0"/>
          <w:marBottom w:val="0"/>
          <w:divBdr>
            <w:top w:val="none" w:sz="0" w:space="0" w:color="auto"/>
            <w:left w:val="none" w:sz="0" w:space="0" w:color="auto"/>
            <w:bottom w:val="none" w:sz="0" w:space="0" w:color="auto"/>
            <w:right w:val="none" w:sz="0" w:space="0" w:color="auto"/>
          </w:divBdr>
        </w:div>
        <w:div w:id="1751661425">
          <w:marLeft w:val="0"/>
          <w:marRight w:val="0"/>
          <w:marTop w:val="0"/>
          <w:marBottom w:val="0"/>
          <w:divBdr>
            <w:top w:val="none" w:sz="0" w:space="0" w:color="auto"/>
            <w:left w:val="none" w:sz="0" w:space="0" w:color="auto"/>
            <w:bottom w:val="none" w:sz="0" w:space="0" w:color="auto"/>
            <w:right w:val="none" w:sz="0" w:space="0" w:color="auto"/>
          </w:divBdr>
        </w:div>
        <w:div w:id="2109736813">
          <w:marLeft w:val="0"/>
          <w:marRight w:val="0"/>
          <w:marTop w:val="0"/>
          <w:marBottom w:val="0"/>
          <w:divBdr>
            <w:top w:val="none" w:sz="0" w:space="0" w:color="auto"/>
            <w:left w:val="none" w:sz="0" w:space="0" w:color="auto"/>
            <w:bottom w:val="none" w:sz="0" w:space="0" w:color="auto"/>
            <w:right w:val="none" w:sz="0" w:space="0" w:color="auto"/>
          </w:divBdr>
        </w:div>
        <w:div w:id="2013869683">
          <w:marLeft w:val="0"/>
          <w:marRight w:val="0"/>
          <w:marTop w:val="0"/>
          <w:marBottom w:val="0"/>
          <w:divBdr>
            <w:top w:val="none" w:sz="0" w:space="0" w:color="auto"/>
            <w:left w:val="none" w:sz="0" w:space="0" w:color="auto"/>
            <w:bottom w:val="none" w:sz="0" w:space="0" w:color="auto"/>
            <w:right w:val="none" w:sz="0" w:space="0" w:color="auto"/>
          </w:divBdr>
        </w:div>
        <w:div w:id="1968463100">
          <w:marLeft w:val="0"/>
          <w:marRight w:val="0"/>
          <w:marTop w:val="0"/>
          <w:marBottom w:val="0"/>
          <w:divBdr>
            <w:top w:val="none" w:sz="0" w:space="0" w:color="auto"/>
            <w:left w:val="none" w:sz="0" w:space="0" w:color="auto"/>
            <w:bottom w:val="none" w:sz="0" w:space="0" w:color="auto"/>
            <w:right w:val="none" w:sz="0" w:space="0" w:color="auto"/>
          </w:divBdr>
        </w:div>
        <w:div w:id="1429807287">
          <w:marLeft w:val="0"/>
          <w:marRight w:val="0"/>
          <w:marTop w:val="0"/>
          <w:marBottom w:val="0"/>
          <w:divBdr>
            <w:top w:val="none" w:sz="0" w:space="0" w:color="auto"/>
            <w:left w:val="none" w:sz="0" w:space="0" w:color="auto"/>
            <w:bottom w:val="none" w:sz="0" w:space="0" w:color="auto"/>
            <w:right w:val="none" w:sz="0" w:space="0" w:color="auto"/>
          </w:divBdr>
        </w:div>
        <w:div w:id="655308345">
          <w:marLeft w:val="0"/>
          <w:marRight w:val="0"/>
          <w:marTop w:val="0"/>
          <w:marBottom w:val="0"/>
          <w:divBdr>
            <w:top w:val="none" w:sz="0" w:space="0" w:color="auto"/>
            <w:left w:val="none" w:sz="0" w:space="0" w:color="auto"/>
            <w:bottom w:val="none" w:sz="0" w:space="0" w:color="auto"/>
            <w:right w:val="none" w:sz="0" w:space="0" w:color="auto"/>
          </w:divBdr>
        </w:div>
        <w:div w:id="1308053243">
          <w:marLeft w:val="0"/>
          <w:marRight w:val="0"/>
          <w:marTop w:val="0"/>
          <w:marBottom w:val="0"/>
          <w:divBdr>
            <w:top w:val="none" w:sz="0" w:space="0" w:color="auto"/>
            <w:left w:val="none" w:sz="0" w:space="0" w:color="auto"/>
            <w:bottom w:val="none" w:sz="0" w:space="0" w:color="auto"/>
            <w:right w:val="none" w:sz="0" w:space="0" w:color="auto"/>
          </w:divBdr>
        </w:div>
        <w:div w:id="144662146">
          <w:marLeft w:val="0"/>
          <w:marRight w:val="0"/>
          <w:marTop w:val="0"/>
          <w:marBottom w:val="0"/>
          <w:divBdr>
            <w:top w:val="none" w:sz="0" w:space="0" w:color="auto"/>
            <w:left w:val="none" w:sz="0" w:space="0" w:color="auto"/>
            <w:bottom w:val="none" w:sz="0" w:space="0" w:color="auto"/>
            <w:right w:val="none" w:sz="0" w:space="0" w:color="auto"/>
          </w:divBdr>
        </w:div>
        <w:div w:id="1025398200">
          <w:marLeft w:val="0"/>
          <w:marRight w:val="0"/>
          <w:marTop w:val="0"/>
          <w:marBottom w:val="0"/>
          <w:divBdr>
            <w:top w:val="none" w:sz="0" w:space="0" w:color="auto"/>
            <w:left w:val="none" w:sz="0" w:space="0" w:color="auto"/>
            <w:bottom w:val="none" w:sz="0" w:space="0" w:color="auto"/>
            <w:right w:val="none" w:sz="0" w:space="0" w:color="auto"/>
          </w:divBdr>
        </w:div>
        <w:div w:id="204484671">
          <w:marLeft w:val="0"/>
          <w:marRight w:val="0"/>
          <w:marTop w:val="0"/>
          <w:marBottom w:val="0"/>
          <w:divBdr>
            <w:top w:val="none" w:sz="0" w:space="0" w:color="auto"/>
            <w:left w:val="none" w:sz="0" w:space="0" w:color="auto"/>
            <w:bottom w:val="none" w:sz="0" w:space="0" w:color="auto"/>
            <w:right w:val="none" w:sz="0" w:space="0" w:color="auto"/>
          </w:divBdr>
        </w:div>
        <w:div w:id="1679386379">
          <w:marLeft w:val="0"/>
          <w:marRight w:val="0"/>
          <w:marTop w:val="0"/>
          <w:marBottom w:val="0"/>
          <w:divBdr>
            <w:top w:val="none" w:sz="0" w:space="0" w:color="auto"/>
            <w:left w:val="none" w:sz="0" w:space="0" w:color="auto"/>
            <w:bottom w:val="none" w:sz="0" w:space="0" w:color="auto"/>
            <w:right w:val="none" w:sz="0" w:space="0" w:color="auto"/>
          </w:divBdr>
        </w:div>
        <w:div w:id="1094088296">
          <w:marLeft w:val="0"/>
          <w:marRight w:val="0"/>
          <w:marTop w:val="0"/>
          <w:marBottom w:val="0"/>
          <w:divBdr>
            <w:top w:val="none" w:sz="0" w:space="0" w:color="auto"/>
            <w:left w:val="none" w:sz="0" w:space="0" w:color="auto"/>
            <w:bottom w:val="none" w:sz="0" w:space="0" w:color="auto"/>
            <w:right w:val="none" w:sz="0" w:space="0" w:color="auto"/>
          </w:divBdr>
        </w:div>
        <w:div w:id="202131927">
          <w:marLeft w:val="0"/>
          <w:marRight w:val="0"/>
          <w:marTop w:val="0"/>
          <w:marBottom w:val="0"/>
          <w:divBdr>
            <w:top w:val="none" w:sz="0" w:space="0" w:color="auto"/>
            <w:left w:val="none" w:sz="0" w:space="0" w:color="auto"/>
            <w:bottom w:val="none" w:sz="0" w:space="0" w:color="auto"/>
            <w:right w:val="none" w:sz="0" w:space="0" w:color="auto"/>
          </w:divBdr>
        </w:div>
        <w:div w:id="1613199909">
          <w:marLeft w:val="0"/>
          <w:marRight w:val="0"/>
          <w:marTop w:val="0"/>
          <w:marBottom w:val="0"/>
          <w:divBdr>
            <w:top w:val="none" w:sz="0" w:space="0" w:color="auto"/>
            <w:left w:val="none" w:sz="0" w:space="0" w:color="auto"/>
            <w:bottom w:val="none" w:sz="0" w:space="0" w:color="auto"/>
            <w:right w:val="none" w:sz="0" w:space="0" w:color="auto"/>
          </w:divBdr>
        </w:div>
        <w:div w:id="2101366603">
          <w:marLeft w:val="0"/>
          <w:marRight w:val="0"/>
          <w:marTop w:val="0"/>
          <w:marBottom w:val="0"/>
          <w:divBdr>
            <w:top w:val="none" w:sz="0" w:space="0" w:color="auto"/>
            <w:left w:val="none" w:sz="0" w:space="0" w:color="auto"/>
            <w:bottom w:val="none" w:sz="0" w:space="0" w:color="auto"/>
            <w:right w:val="none" w:sz="0" w:space="0" w:color="auto"/>
          </w:divBdr>
        </w:div>
        <w:div w:id="277298756">
          <w:marLeft w:val="0"/>
          <w:marRight w:val="0"/>
          <w:marTop w:val="0"/>
          <w:marBottom w:val="0"/>
          <w:divBdr>
            <w:top w:val="none" w:sz="0" w:space="0" w:color="auto"/>
            <w:left w:val="none" w:sz="0" w:space="0" w:color="auto"/>
            <w:bottom w:val="none" w:sz="0" w:space="0" w:color="auto"/>
            <w:right w:val="none" w:sz="0" w:space="0" w:color="auto"/>
          </w:divBdr>
        </w:div>
        <w:div w:id="1479419729">
          <w:marLeft w:val="0"/>
          <w:marRight w:val="0"/>
          <w:marTop w:val="0"/>
          <w:marBottom w:val="0"/>
          <w:divBdr>
            <w:top w:val="none" w:sz="0" w:space="0" w:color="auto"/>
            <w:left w:val="none" w:sz="0" w:space="0" w:color="auto"/>
            <w:bottom w:val="none" w:sz="0" w:space="0" w:color="auto"/>
            <w:right w:val="none" w:sz="0" w:space="0" w:color="auto"/>
          </w:divBdr>
        </w:div>
        <w:div w:id="1583637138">
          <w:marLeft w:val="0"/>
          <w:marRight w:val="0"/>
          <w:marTop w:val="0"/>
          <w:marBottom w:val="0"/>
          <w:divBdr>
            <w:top w:val="none" w:sz="0" w:space="0" w:color="auto"/>
            <w:left w:val="none" w:sz="0" w:space="0" w:color="auto"/>
            <w:bottom w:val="none" w:sz="0" w:space="0" w:color="auto"/>
            <w:right w:val="none" w:sz="0" w:space="0" w:color="auto"/>
          </w:divBdr>
        </w:div>
        <w:div w:id="733704791">
          <w:marLeft w:val="0"/>
          <w:marRight w:val="0"/>
          <w:marTop w:val="0"/>
          <w:marBottom w:val="0"/>
          <w:divBdr>
            <w:top w:val="none" w:sz="0" w:space="0" w:color="auto"/>
            <w:left w:val="none" w:sz="0" w:space="0" w:color="auto"/>
            <w:bottom w:val="none" w:sz="0" w:space="0" w:color="auto"/>
            <w:right w:val="none" w:sz="0" w:space="0" w:color="auto"/>
          </w:divBdr>
        </w:div>
        <w:div w:id="460346270">
          <w:marLeft w:val="0"/>
          <w:marRight w:val="0"/>
          <w:marTop w:val="0"/>
          <w:marBottom w:val="0"/>
          <w:divBdr>
            <w:top w:val="none" w:sz="0" w:space="0" w:color="auto"/>
            <w:left w:val="none" w:sz="0" w:space="0" w:color="auto"/>
            <w:bottom w:val="none" w:sz="0" w:space="0" w:color="auto"/>
            <w:right w:val="none" w:sz="0" w:space="0" w:color="auto"/>
          </w:divBdr>
        </w:div>
        <w:div w:id="2144690181">
          <w:marLeft w:val="0"/>
          <w:marRight w:val="0"/>
          <w:marTop w:val="0"/>
          <w:marBottom w:val="0"/>
          <w:divBdr>
            <w:top w:val="none" w:sz="0" w:space="0" w:color="auto"/>
            <w:left w:val="none" w:sz="0" w:space="0" w:color="auto"/>
            <w:bottom w:val="none" w:sz="0" w:space="0" w:color="auto"/>
            <w:right w:val="none" w:sz="0" w:space="0" w:color="auto"/>
          </w:divBdr>
        </w:div>
      </w:divsChild>
    </w:div>
    <w:div w:id="1434519264">
      <w:bodyDiv w:val="1"/>
      <w:marLeft w:val="0"/>
      <w:marRight w:val="0"/>
      <w:marTop w:val="0"/>
      <w:marBottom w:val="0"/>
      <w:divBdr>
        <w:top w:val="none" w:sz="0" w:space="0" w:color="auto"/>
        <w:left w:val="none" w:sz="0" w:space="0" w:color="auto"/>
        <w:bottom w:val="none" w:sz="0" w:space="0" w:color="auto"/>
        <w:right w:val="none" w:sz="0" w:space="0" w:color="auto"/>
      </w:divBdr>
    </w:div>
    <w:div w:id="1787653645">
      <w:bodyDiv w:val="1"/>
      <w:marLeft w:val="0"/>
      <w:marRight w:val="0"/>
      <w:marTop w:val="0"/>
      <w:marBottom w:val="0"/>
      <w:divBdr>
        <w:top w:val="none" w:sz="0" w:space="0" w:color="auto"/>
        <w:left w:val="none" w:sz="0" w:space="0" w:color="auto"/>
        <w:bottom w:val="none" w:sz="0" w:space="0" w:color="auto"/>
        <w:right w:val="none" w:sz="0" w:space="0" w:color="auto"/>
      </w:divBdr>
    </w:div>
    <w:div w:id="1911385681">
      <w:bodyDiv w:val="1"/>
      <w:marLeft w:val="0"/>
      <w:marRight w:val="0"/>
      <w:marTop w:val="0"/>
      <w:marBottom w:val="0"/>
      <w:divBdr>
        <w:top w:val="none" w:sz="0" w:space="0" w:color="auto"/>
        <w:left w:val="none" w:sz="0" w:space="0" w:color="auto"/>
        <w:bottom w:val="none" w:sz="0" w:space="0" w:color="auto"/>
        <w:right w:val="none" w:sz="0" w:space="0" w:color="auto"/>
      </w:divBdr>
      <w:divsChild>
        <w:div w:id="1004868140">
          <w:marLeft w:val="0"/>
          <w:marRight w:val="0"/>
          <w:marTop w:val="0"/>
          <w:marBottom w:val="0"/>
          <w:divBdr>
            <w:top w:val="none" w:sz="0" w:space="0" w:color="auto"/>
            <w:left w:val="none" w:sz="0" w:space="0" w:color="auto"/>
            <w:bottom w:val="none" w:sz="0" w:space="0" w:color="auto"/>
            <w:right w:val="none" w:sz="0" w:space="0" w:color="auto"/>
          </w:divBdr>
        </w:div>
        <w:div w:id="666711418">
          <w:marLeft w:val="0"/>
          <w:marRight w:val="0"/>
          <w:marTop w:val="0"/>
          <w:marBottom w:val="0"/>
          <w:divBdr>
            <w:top w:val="none" w:sz="0" w:space="0" w:color="auto"/>
            <w:left w:val="none" w:sz="0" w:space="0" w:color="auto"/>
            <w:bottom w:val="none" w:sz="0" w:space="0" w:color="auto"/>
            <w:right w:val="none" w:sz="0" w:space="0" w:color="auto"/>
          </w:divBdr>
        </w:div>
        <w:div w:id="414014974">
          <w:marLeft w:val="0"/>
          <w:marRight w:val="0"/>
          <w:marTop w:val="0"/>
          <w:marBottom w:val="0"/>
          <w:divBdr>
            <w:top w:val="none" w:sz="0" w:space="0" w:color="auto"/>
            <w:left w:val="none" w:sz="0" w:space="0" w:color="auto"/>
            <w:bottom w:val="none" w:sz="0" w:space="0" w:color="auto"/>
            <w:right w:val="none" w:sz="0" w:space="0" w:color="auto"/>
          </w:divBdr>
        </w:div>
        <w:div w:id="1880047293">
          <w:marLeft w:val="0"/>
          <w:marRight w:val="0"/>
          <w:marTop w:val="0"/>
          <w:marBottom w:val="0"/>
          <w:divBdr>
            <w:top w:val="none" w:sz="0" w:space="0" w:color="auto"/>
            <w:left w:val="none" w:sz="0" w:space="0" w:color="auto"/>
            <w:bottom w:val="none" w:sz="0" w:space="0" w:color="auto"/>
            <w:right w:val="none" w:sz="0" w:space="0" w:color="auto"/>
          </w:divBdr>
        </w:div>
        <w:div w:id="1812213204">
          <w:marLeft w:val="0"/>
          <w:marRight w:val="0"/>
          <w:marTop w:val="0"/>
          <w:marBottom w:val="0"/>
          <w:divBdr>
            <w:top w:val="none" w:sz="0" w:space="0" w:color="auto"/>
            <w:left w:val="none" w:sz="0" w:space="0" w:color="auto"/>
            <w:bottom w:val="none" w:sz="0" w:space="0" w:color="auto"/>
            <w:right w:val="none" w:sz="0" w:space="0" w:color="auto"/>
          </w:divBdr>
        </w:div>
        <w:div w:id="677199002">
          <w:marLeft w:val="0"/>
          <w:marRight w:val="0"/>
          <w:marTop w:val="0"/>
          <w:marBottom w:val="0"/>
          <w:divBdr>
            <w:top w:val="none" w:sz="0" w:space="0" w:color="auto"/>
            <w:left w:val="none" w:sz="0" w:space="0" w:color="auto"/>
            <w:bottom w:val="none" w:sz="0" w:space="0" w:color="auto"/>
            <w:right w:val="none" w:sz="0" w:space="0" w:color="auto"/>
          </w:divBdr>
        </w:div>
        <w:div w:id="134685968">
          <w:marLeft w:val="0"/>
          <w:marRight w:val="0"/>
          <w:marTop w:val="0"/>
          <w:marBottom w:val="0"/>
          <w:divBdr>
            <w:top w:val="none" w:sz="0" w:space="0" w:color="auto"/>
            <w:left w:val="none" w:sz="0" w:space="0" w:color="auto"/>
            <w:bottom w:val="none" w:sz="0" w:space="0" w:color="auto"/>
            <w:right w:val="none" w:sz="0" w:space="0" w:color="auto"/>
          </w:divBdr>
        </w:div>
        <w:div w:id="1734279541">
          <w:marLeft w:val="0"/>
          <w:marRight w:val="0"/>
          <w:marTop w:val="0"/>
          <w:marBottom w:val="0"/>
          <w:divBdr>
            <w:top w:val="none" w:sz="0" w:space="0" w:color="auto"/>
            <w:left w:val="none" w:sz="0" w:space="0" w:color="auto"/>
            <w:bottom w:val="none" w:sz="0" w:space="0" w:color="auto"/>
            <w:right w:val="none" w:sz="0" w:space="0" w:color="auto"/>
          </w:divBdr>
        </w:div>
        <w:div w:id="1871412271">
          <w:marLeft w:val="0"/>
          <w:marRight w:val="0"/>
          <w:marTop w:val="0"/>
          <w:marBottom w:val="0"/>
          <w:divBdr>
            <w:top w:val="none" w:sz="0" w:space="0" w:color="auto"/>
            <w:left w:val="none" w:sz="0" w:space="0" w:color="auto"/>
            <w:bottom w:val="none" w:sz="0" w:space="0" w:color="auto"/>
            <w:right w:val="none" w:sz="0" w:space="0" w:color="auto"/>
          </w:divBdr>
        </w:div>
        <w:div w:id="988485453">
          <w:marLeft w:val="0"/>
          <w:marRight w:val="0"/>
          <w:marTop w:val="0"/>
          <w:marBottom w:val="0"/>
          <w:divBdr>
            <w:top w:val="none" w:sz="0" w:space="0" w:color="auto"/>
            <w:left w:val="none" w:sz="0" w:space="0" w:color="auto"/>
            <w:bottom w:val="none" w:sz="0" w:space="0" w:color="auto"/>
            <w:right w:val="none" w:sz="0" w:space="0" w:color="auto"/>
          </w:divBdr>
        </w:div>
        <w:div w:id="70279315">
          <w:marLeft w:val="0"/>
          <w:marRight w:val="0"/>
          <w:marTop w:val="0"/>
          <w:marBottom w:val="0"/>
          <w:divBdr>
            <w:top w:val="none" w:sz="0" w:space="0" w:color="auto"/>
            <w:left w:val="none" w:sz="0" w:space="0" w:color="auto"/>
            <w:bottom w:val="none" w:sz="0" w:space="0" w:color="auto"/>
            <w:right w:val="none" w:sz="0" w:space="0" w:color="auto"/>
          </w:divBdr>
        </w:div>
        <w:div w:id="287785426">
          <w:marLeft w:val="0"/>
          <w:marRight w:val="0"/>
          <w:marTop w:val="0"/>
          <w:marBottom w:val="0"/>
          <w:divBdr>
            <w:top w:val="none" w:sz="0" w:space="0" w:color="auto"/>
            <w:left w:val="none" w:sz="0" w:space="0" w:color="auto"/>
            <w:bottom w:val="none" w:sz="0" w:space="0" w:color="auto"/>
            <w:right w:val="none" w:sz="0" w:space="0" w:color="auto"/>
          </w:divBdr>
        </w:div>
        <w:div w:id="846864574">
          <w:marLeft w:val="0"/>
          <w:marRight w:val="0"/>
          <w:marTop w:val="0"/>
          <w:marBottom w:val="0"/>
          <w:divBdr>
            <w:top w:val="none" w:sz="0" w:space="0" w:color="auto"/>
            <w:left w:val="none" w:sz="0" w:space="0" w:color="auto"/>
            <w:bottom w:val="none" w:sz="0" w:space="0" w:color="auto"/>
            <w:right w:val="none" w:sz="0" w:space="0" w:color="auto"/>
          </w:divBdr>
        </w:div>
        <w:div w:id="1032533094">
          <w:marLeft w:val="0"/>
          <w:marRight w:val="0"/>
          <w:marTop w:val="0"/>
          <w:marBottom w:val="0"/>
          <w:divBdr>
            <w:top w:val="none" w:sz="0" w:space="0" w:color="auto"/>
            <w:left w:val="none" w:sz="0" w:space="0" w:color="auto"/>
            <w:bottom w:val="none" w:sz="0" w:space="0" w:color="auto"/>
            <w:right w:val="none" w:sz="0" w:space="0" w:color="auto"/>
          </w:divBdr>
        </w:div>
        <w:div w:id="1159613823">
          <w:marLeft w:val="0"/>
          <w:marRight w:val="0"/>
          <w:marTop w:val="0"/>
          <w:marBottom w:val="0"/>
          <w:divBdr>
            <w:top w:val="none" w:sz="0" w:space="0" w:color="auto"/>
            <w:left w:val="none" w:sz="0" w:space="0" w:color="auto"/>
            <w:bottom w:val="none" w:sz="0" w:space="0" w:color="auto"/>
            <w:right w:val="none" w:sz="0" w:space="0" w:color="auto"/>
          </w:divBdr>
        </w:div>
        <w:div w:id="839663245">
          <w:marLeft w:val="0"/>
          <w:marRight w:val="0"/>
          <w:marTop w:val="0"/>
          <w:marBottom w:val="0"/>
          <w:divBdr>
            <w:top w:val="none" w:sz="0" w:space="0" w:color="auto"/>
            <w:left w:val="none" w:sz="0" w:space="0" w:color="auto"/>
            <w:bottom w:val="none" w:sz="0" w:space="0" w:color="auto"/>
            <w:right w:val="none" w:sz="0" w:space="0" w:color="auto"/>
          </w:divBdr>
        </w:div>
        <w:div w:id="974876092">
          <w:marLeft w:val="0"/>
          <w:marRight w:val="0"/>
          <w:marTop w:val="0"/>
          <w:marBottom w:val="0"/>
          <w:divBdr>
            <w:top w:val="none" w:sz="0" w:space="0" w:color="auto"/>
            <w:left w:val="none" w:sz="0" w:space="0" w:color="auto"/>
            <w:bottom w:val="none" w:sz="0" w:space="0" w:color="auto"/>
            <w:right w:val="none" w:sz="0" w:space="0" w:color="auto"/>
          </w:divBdr>
        </w:div>
        <w:div w:id="1561791877">
          <w:marLeft w:val="0"/>
          <w:marRight w:val="0"/>
          <w:marTop w:val="0"/>
          <w:marBottom w:val="0"/>
          <w:divBdr>
            <w:top w:val="none" w:sz="0" w:space="0" w:color="auto"/>
            <w:left w:val="none" w:sz="0" w:space="0" w:color="auto"/>
            <w:bottom w:val="none" w:sz="0" w:space="0" w:color="auto"/>
            <w:right w:val="none" w:sz="0" w:space="0" w:color="auto"/>
          </w:divBdr>
        </w:div>
        <w:div w:id="1105926216">
          <w:marLeft w:val="0"/>
          <w:marRight w:val="0"/>
          <w:marTop w:val="0"/>
          <w:marBottom w:val="0"/>
          <w:divBdr>
            <w:top w:val="none" w:sz="0" w:space="0" w:color="auto"/>
            <w:left w:val="none" w:sz="0" w:space="0" w:color="auto"/>
            <w:bottom w:val="none" w:sz="0" w:space="0" w:color="auto"/>
            <w:right w:val="none" w:sz="0" w:space="0" w:color="auto"/>
          </w:divBdr>
        </w:div>
        <w:div w:id="96802872">
          <w:marLeft w:val="0"/>
          <w:marRight w:val="0"/>
          <w:marTop w:val="0"/>
          <w:marBottom w:val="0"/>
          <w:divBdr>
            <w:top w:val="none" w:sz="0" w:space="0" w:color="auto"/>
            <w:left w:val="none" w:sz="0" w:space="0" w:color="auto"/>
            <w:bottom w:val="none" w:sz="0" w:space="0" w:color="auto"/>
            <w:right w:val="none" w:sz="0" w:space="0" w:color="auto"/>
          </w:divBdr>
        </w:div>
        <w:div w:id="751123329">
          <w:marLeft w:val="0"/>
          <w:marRight w:val="0"/>
          <w:marTop w:val="0"/>
          <w:marBottom w:val="0"/>
          <w:divBdr>
            <w:top w:val="none" w:sz="0" w:space="0" w:color="auto"/>
            <w:left w:val="none" w:sz="0" w:space="0" w:color="auto"/>
            <w:bottom w:val="none" w:sz="0" w:space="0" w:color="auto"/>
            <w:right w:val="none" w:sz="0" w:space="0" w:color="auto"/>
          </w:divBdr>
        </w:div>
        <w:div w:id="1306348701">
          <w:marLeft w:val="0"/>
          <w:marRight w:val="0"/>
          <w:marTop w:val="0"/>
          <w:marBottom w:val="0"/>
          <w:divBdr>
            <w:top w:val="none" w:sz="0" w:space="0" w:color="auto"/>
            <w:left w:val="none" w:sz="0" w:space="0" w:color="auto"/>
            <w:bottom w:val="none" w:sz="0" w:space="0" w:color="auto"/>
            <w:right w:val="none" w:sz="0" w:space="0" w:color="auto"/>
          </w:divBdr>
        </w:div>
        <w:div w:id="896935664">
          <w:marLeft w:val="0"/>
          <w:marRight w:val="0"/>
          <w:marTop w:val="0"/>
          <w:marBottom w:val="0"/>
          <w:divBdr>
            <w:top w:val="none" w:sz="0" w:space="0" w:color="auto"/>
            <w:left w:val="none" w:sz="0" w:space="0" w:color="auto"/>
            <w:bottom w:val="none" w:sz="0" w:space="0" w:color="auto"/>
            <w:right w:val="none" w:sz="0" w:space="0" w:color="auto"/>
          </w:divBdr>
        </w:div>
        <w:div w:id="1276673531">
          <w:marLeft w:val="0"/>
          <w:marRight w:val="0"/>
          <w:marTop w:val="0"/>
          <w:marBottom w:val="0"/>
          <w:divBdr>
            <w:top w:val="none" w:sz="0" w:space="0" w:color="auto"/>
            <w:left w:val="none" w:sz="0" w:space="0" w:color="auto"/>
            <w:bottom w:val="none" w:sz="0" w:space="0" w:color="auto"/>
            <w:right w:val="none" w:sz="0" w:space="0" w:color="auto"/>
          </w:divBdr>
        </w:div>
        <w:div w:id="793518883">
          <w:marLeft w:val="0"/>
          <w:marRight w:val="0"/>
          <w:marTop w:val="0"/>
          <w:marBottom w:val="0"/>
          <w:divBdr>
            <w:top w:val="none" w:sz="0" w:space="0" w:color="auto"/>
            <w:left w:val="none" w:sz="0" w:space="0" w:color="auto"/>
            <w:bottom w:val="none" w:sz="0" w:space="0" w:color="auto"/>
            <w:right w:val="none" w:sz="0" w:space="0" w:color="auto"/>
          </w:divBdr>
        </w:div>
        <w:div w:id="196624274">
          <w:marLeft w:val="0"/>
          <w:marRight w:val="0"/>
          <w:marTop w:val="0"/>
          <w:marBottom w:val="0"/>
          <w:divBdr>
            <w:top w:val="none" w:sz="0" w:space="0" w:color="auto"/>
            <w:left w:val="none" w:sz="0" w:space="0" w:color="auto"/>
            <w:bottom w:val="none" w:sz="0" w:space="0" w:color="auto"/>
            <w:right w:val="none" w:sz="0" w:space="0" w:color="auto"/>
          </w:divBdr>
        </w:div>
        <w:div w:id="1681271078">
          <w:marLeft w:val="0"/>
          <w:marRight w:val="0"/>
          <w:marTop w:val="0"/>
          <w:marBottom w:val="0"/>
          <w:divBdr>
            <w:top w:val="none" w:sz="0" w:space="0" w:color="auto"/>
            <w:left w:val="none" w:sz="0" w:space="0" w:color="auto"/>
            <w:bottom w:val="none" w:sz="0" w:space="0" w:color="auto"/>
            <w:right w:val="none" w:sz="0" w:space="0" w:color="auto"/>
          </w:divBdr>
        </w:div>
        <w:div w:id="454638928">
          <w:marLeft w:val="0"/>
          <w:marRight w:val="0"/>
          <w:marTop w:val="0"/>
          <w:marBottom w:val="0"/>
          <w:divBdr>
            <w:top w:val="none" w:sz="0" w:space="0" w:color="auto"/>
            <w:left w:val="none" w:sz="0" w:space="0" w:color="auto"/>
            <w:bottom w:val="none" w:sz="0" w:space="0" w:color="auto"/>
            <w:right w:val="none" w:sz="0" w:space="0" w:color="auto"/>
          </w:divBdr>
        </w:div>
        <w:div w:id="1239554565">
          <w:marLeft w:val="0"/>
          <w:marRight w:val="0"/>
          <w:marTop w:val="0"/>
          <w:marBottom w:val="0"/>
          <w:divBdr>
            <w:top w:val="none" w:sz="0" w:space="0" w:color="auto"/>
            <w:left w:val="none" w:sz="0" w:space="0" w:color="auto"/>
            <w:bottom w:val="none" w:sz="0" w:space="0" w:color="auto"/>
            <w:right w:val="none" w:sz="0" w:space="0" w:color="auto"/>
          </w:divBdr>
        </w:div>
        <w:div w:id="1369793641">
          <w:marLeft w:val="0"/>
          <w:marRight w:val="0"/>
          <w:marTop w:val="0"/>
          <w:marBottom w:val="0"/>
          <w:divBdr>
            <w:top w:val="none" w:sz="0" w:space="0" w:color="auto"/>
            <w:left w:val="none" w:sz="0" w:space="0" w:color="auto"/>
            <w:bottom w:val="none" w:sz="0" w:space="0" w:color="auto"/>
            <w:right w:val="none" w:sz="0" w:space="0" w:color="auto"/>
          </w:divBdr>
        </w:div>
        <w:div w:id="1076711431">
          <w:marLeft w:val="0"/>
          <w:marRight w:val="0"/>
          <w:marTop w:val="0"/>
          <w:marBottom w:val="0"/>
          <w:divBdr>
            <w:top w:val="none" w:sz="0" w:space="0" w:color="auto"/>
            <w:left w:val="none" w:sz="0" w:space="0" w:color="auto"/>
            <w:bottom w:val="none" w:sz="0" w:space="0" w:color="auto"/>
            <w:right w:val="none" w:sz="0" w:space="0" w:color="auto"/>
          </w:divBdr>
        </w:div>
        <w:div w:id="906454960">
          <w:marLeft w:val="0"/>
          <w:marRight w:val="0"/>
          <w:marTop w:val="0"/>
          <w:marBottom w:val="0"/>
          <w:divBdr>
            <w:top w:val="none" w:sz="0" w:space="0" w:color="auto"/>
            <w:left w:val="none" w:sz="0" w:space="0" w:color="auto"/>
            <w:bottom w:val="none" w:sz="0" w:space="0" w:color="auto"/>
            <w:right w:val="none" w:sz="0" w:space="0" w:color="auto"/>
          </w:divBdr>
        </w:div>
        <w:div w:id="1761289793">
          <w:marLeft w:val="0"/>
          <w:marRight w:val="0"/>
          <w:marTop w:val="0"/>
          <w:marBottom w:val="0"/>
          <w:divBdr>
            <w:top w:val="none" w:sz="0" w:space="0" w:color="auto"/>
            <w:left w:val="none" w:sz="0" w:space="0" w:color="auto"/>
            <w:bottom w:val="none" w:sz="0" w:space="0" w:color="auto"/>
            <w:right w:val="none" w:sz="0" w:space="0" w:color="auto"/>
          </w:divBdr>
        </w:div>
        <w:div w:id="272203708">
          <w:marLeft w:val="0"/>
          <w:marRight w:val="0"/>
          <w:marTop w:val="0"/>
          <w:marBottom w:val="0"/>
          <w:divBdr>
            <w:top w:val="none" w:sz="0" w:space="0" w:color="auto"/>
            <w:left w:val="none" w:sz="0" w:space="0" w:color="auto"/>
            <w:bottom w:val="none" w:sz="0" w:space="0" w:color="auto"/>
            <w:right w:val="none" w:sz="0" w:space="0" w:color="auto"/>
          </w:divBdr>
        </w:div>
        <w:div w:id="2030059633">
          <w:marLeft w:val="0"/>
          <w:marRight w:val="0"/>
          <w:marTop w:val="0"/>
          <w:marBottom w:val="0"/>
          <w:divBdr>
            <w:top w:val="none" w:sz="0" w:space="0" w:color="auto"/>
            <w:left w:val="none" w:sz="0" w:space="0" w:color="auto"/>
            <w:bottom w:val="none" w:sz="0" w:space="0" w:color="auto"/>
            <w:right w:val="none" w:sz="0" w:space="0" w:color="auto"/>
          </w:divBdr>
        </w:div>
        <w:div w:id="1469863186">
          <w:marLeft w:val="0"/>
          <w:marRight w:val="0"/>
          <w:marTop w:val="0"/>
          <w:marBottom w:val="0"/>
          <w:divBdr>
            <w:top w:val="none" w:sz="0" w:space="0" w:color="auto"/>
            <w:left w:val="none" w:sz="0" w:space="0" w:color="auto"/>
            <w:bottom w:val="none" w:sz="0" w:space="0" w:color="auto"/>
            <w:right w:val="none" w:sz="0" w:space="0" w:color="auto"/>
          </w:divBdr>
        </w:div>
        <w:div w:id="824055653">
          <w:marLeft w:val="0"/>
          <w:marRight w:val="0"/>
          <w:marTop w:val="0"/>
          <w:marBottom w:val="0"/>
          <w:divBdr>
            <w:top w:val="none" w:sz="0" w:space="0" w:color="auto"/>
            <w:left w:val="none" w:sz="0" w:space="0" w:color="auto"/>
            <w:bottom w:val="none" w:sz="0" w:space="0" w:color="auto"/>
            <w:right w:val="none" w:sz="0" w:space="0" w:color="auto"/>
          </w:divBdr>
        </w:div>
        <w:div w:id="2056925917">
          <w:marLeft w:val="0"/>
          <w:marRight w:val="0"/>
          <w:marTop w:val="0"/>
          <w:marBottom w:val="0"/>
          <w:divBdr>
            <w:top w:val="none" w:sz="0" w:space="0" w:color="auto"/>
            <w:left w:val="none" w:sz="0" w:space="0" w:color="auto"/>
            <w:bottom w:val="none" w:sz="0" w:space="0" w:color="auto"/>
            <w:right w:val="none" w:sz="0" w:space="0" w:color="auto"/>
          </w:divBdr>
        </w:div>
        <w:div w:id="1279877096">
          <w:marLeft w:val="0"/>
          <w:marRight w:val="0"/>
          <w:marTop w:val="0"/>
          <w:marBottom w:val="0"/>
          <w:divBdr>
            <w:top w:val="none" w:sz="0" w:space="0" w:color="auto"/>
            <w:left w:val="none" w:sz="0" w:space="0" w:color="auto"/>
            <w:bottom w:val="none" w:sz="0" w:space="0" w:color="auto"/>
            <w:right w:val="none" w:sz="0" w:space="0" w:color="auto"/>
          </w:divBdr>
        </w:div>
        <w:div w:id="176333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2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830991-8274-E34B-B655-844C806C5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5703</Words>
  <Characters>32513</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UCOP</Company>
  <LinksUpToDate>false</LinksUpToDate>
  <CharactersWithSpaces>38140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Rader</dc:creator>
  <cp:lastModifiedBy>Steven Furlanetto</cp:lastModifiedBy>
  <cp:revision>8</cp:revision>
  <cp:lastPrinted>2015-07-09T21:55:00Z</cp:lastPrinted>
  <dcterms:created xsi:type="dcterms:W3CDTF">2016-07-13T04:27:00Z</dcterms:created>
  <dcterms:modified xsi:type="dcterms:W3CDTF">2016-07-13T04:34:00Z</dcterms:modified>
</cp:coreProperties>
</file>